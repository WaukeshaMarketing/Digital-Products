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82A6A" w14:textId="6C195875" w:rsidR="00114CB9" w:rsidRDefault="00114CB9" w:rsidP="00114CB9">
      <w:pPr>
        <w:jc w:val="center"/>
      </w:pPr>
      <w:r>
        <w:t>Digital Pages Changes</w:t>
      </w:r>
    </w:p>
    <w:p w14:paraId="784E1065" w14:textId="77777777" w:rsidR="00114CB9" w:rsidRDefault="00114CB9"/>
    <w:p w14:paraId="26D080E9" w14:textId="576DB2ED" w:rsidR="00114CB9" w:rsidRDefault="00114CB9" w:rsidP="00114CB9">
      <w:pPr>
        <w:pStyle w:val="ListParagraph"/>
        <w:numPr>
          <w:ilvl w:val="0"/>
          <w:numId w:val="1"/>
        </w:numPr>
      </w:pPr>
      <w:r>
        <w:t>Navigation – remove SkidIQ, but keep the page live</w:t>
      </w:r>
    </w:p>
    <w:p w14:paraId="10B41D9C" w14:textId="645ACBFC" w:rsidR="00114CB9" w:rsidRDefault="00114CB9">
      <w:r w:rsidRPr="00114CB9">
        <w:rPr>
          <w:noProof/>
        </w:rPr>
        <w:drawing>
          <wp:inline distT="0" distB="0" distL="0" distR="0" wp14:anchorId="0A506DEC" wp14:editId="76006D04">
            <wp:extent cx="5943600" cy="2233930"/>
            <wp:effectExtent l="0" t="0" r="0" b="0"/>
            <wp:docPr id="148267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78212" name=""/>
                    <pic:cNvPicPr/>
                  </pic:nvPicPr>
                  <pic:blipFill>
                    <a:blip r:embed="rId8"/>
                    <a:stretch>
                      <a:fillRect/>
                    </a:stretch>
                  </pic:blipFill>
                  <pic:spPr>
                    <a:xfrm>
                      <a:off x="0" y="0"/>
                      <a:ext cx="5943600" cy="2233930"/>
                    </a:xfrm>
                    <a:prstGeom prst="rect">
                      <a:avLst/>
                    </a:prstGeom>
                  </pic:spPr>
                </pic:pic>
              </a:graphicData>
            </a:graphic>
          </wp:inline>
        </w:drawing>
      </w:r>
    </w:p>
    <w:p w14:paraId="39AFF5FD" w14:textId="3843A8BB" w:rsidR="00114CB9" w:rsidRDefault="00114CB9" w:rsidP="00114CB9">
      <w:pPr>
        <w:pStyle w:val="ListParagraph"/>
        <w:numPr>
          <w:ilvl w:val="0"/>
          <w:numId w:val="1"/>
        </w:numPr>
      </w:pPr>
      <w:r>
        <w:t xml:space="preserve">Digital Solutions Page: </w:t>
      </w:r>
      <w:hyperlink r:id="rId9" w:history="1">
        <w:r w:rsidRPr="00114CB9">
          <w:rPr>
            <w:rStyle w:val="Hyperlink"/>
          </w:rPr>
          <w:t>Digital Solutions | INNIO Waukesha Engine</w:t>
        </w:r>
      </w:hyperlink>
    </w:p>
    <w:p w14:paraId="62FF6843" w14:textId="77777777" w:rsidR="00114CB9" w:rsidRDefault="00114CB9" w:rsidP="00114CB9"/>
    <w:p w14:paraId="697543F0" w14:textId="77777777" w:rsidR="00F148E9" w:rsidRPr="000C5091" w:rsidRDefault="00F148E9" w:rsidP="00F148E9">
      <w:pPr>
        <w:rPr>
          <w:lang w:val="fr-FR"/>
        </w:rPr>
      </w:pPr>
      <w:r w:rsidRPr="000C5091">
        <w:rPr>
          <w:b/>
          <w:bCs/>
          <w:lang w:val="fr-FR"/>
        </w:rPr>
        <w:t>Digital Solutions</w:t>
      </w:r>
    </w:p>
    <w:p w14:paraId="52BC4732" w14:textId="77777777" w:rsidR="00F148E9" w:rsidRPr="000C5091" w:rsidRDefault="00F148E9" w:rsidP="00F148E9">
      <w:pPr>
        <w:rPr>
          <w:b/>
          <w:bCs/>
        </w:rPr>
      </w:pPr>
      <w:r w:rsidRPr="000C5091">
        <w:rPr>
          <w:b/>
          <w:bCs/>
        </w:rPr>
        <w:t>A smarter future</w:t>
      </w:r>
      <w:r w:rsidRPr="000C5091">
        <w:rPr>
          <w:b/>
          <w:bCs/>
        </w:rPr>
        <w:br/>
        <w:t>for our customers.</w:t>
      </w:r>
    </w:p>
    <w:p w14:paraId="7EECCD64" w14:textId="62EC8C7D" w:rsidR="007B6FF9" w:rsidRPr="000C5091" w:rsidRDefault="007B6FF9" w:rsidP="007B6FF9">
      <w:pPr>
        <w:rPr>
          <w:b/>
          <w:bCs/>
        </w:rPr>
      </w:pPr>
      <w:r w:rsidRPr="000C5091">
        <w:rPr>
          <w:b/>
          <w:bCs/>
        </w:rPr>
        <w:t>Today you want to i</w:t>
      </w:r>
      <w:ins w:id="0" w:author="Pegger, Anja (INNIO)" w:date="2026-08-13T14:12:00Z" w16du:dateUtc="2026-08-13T12:12:00Z">
        <w:r w:rsidR="002A00BD">
          <w:rPr>
            <w:b/>
            <w:bCs/>
          </w:rPr>
          <w:t>mprove uptime</w:t>
        </w:r>
      </w:ins>
      <w:del w:id="1" w:author="Pegger, Anja (INNIO)" w:date="2026-08-13T14:12:00Z" w16du:dateUtc="2026-08-13T12:12:00Z">
        <w:r w:rsidRPr="000C5091" w:rsidDel="002A00BD">
          <w:rPr>
            <w:b/>
            <w:bCs/>
          </w:rPr>
          <w:delText>ncrease profits</w:delText>
        </w:r>
      </w:del>
      <w:r w:rsidRPr="000C5091">
        <w:rPr>
          <w:b/>
          <w:bCs/>
        </w:rPr>
        <w:t xml:space="preserve"> and </w:t>
      </w:r>
      <w:ins w:id="2" w:author="Pegger, Anja (INNIO)" w:date="2026-08-13T14:12:00Z" w16du:dateUtc="2026-08-13T12:12:00Z">
        <w:r w:rsidR="008E32B0">
          <w:rPr>
            <w:b/>
            <w:bCs/>
          </w:rPr>
          <w:t>gain better</w:t>
        </w:r>
      </w:ins>
      <w:del w:id="3" w:author="Pegger, Anja (INNIO)" w:date="2026-08-13T14:12:00Z" w16du:dateUtc="2026-08-13T12:12:00Z">
        <w:r w:rsidRPr="000C5091" w:rsidDel="008E32B0">
          <w:rPr>
            <w:b/>
            <w:bCs/>
          </w:rPr>
          <w:delText xml:space="preserve">enhance run time with </w:delText>
        </w:r>
      </w:del>
      <w:del w:id="4" w:author="Pegger, Anja (INNIO)" w:date="2026-08-13T14:06:00Z" w16du:dateUtc="2026-08-13T12:06:00Z">
        <w:r w:rsidRPr="000C5091" w:rsidDel="003A0629">
          <w:rPr>
            <w:b/>
            <w:bCs/>
          </w:rPr>
          <w:delText>excellent</w:delText>
        </w:r>
      </w:del>
      <w:del w:id="5" w:author="Pegger, Anja (INNIO)" w:date="2026-08-13T14:12:00Z" w16du:dateUtc="2026-08-13T12:12:00Z">
        <w:r w:rsidRPr="000C5091" w:rsidDel="008E32B0">
          <w:rPr>
            <w:b/>
            <w:bCs/>
          </w:rPr>
          <w:delText xml:space="preserve"> </w:delText>
        </w:r>
      </w:del>
      <w:r w:rsidRPr="000C5091">
        <w:rPr>
          <w:b/>
          <w:bCs/>
        </w:rPr>
        <w:t xml:space="preserve">visibility </w:t>
      </w:r>
      <w:ins w:id="6" w:author="Pegger, Anja (INNIO)" w:date="2026-08-13T14:12:00Z" w16du:dateUtc="2026-08-13T12:12:00Z">
        <w:r w:rsidR="008E32B0">
          <w:rPr>
            <w:b/>
            <w:bCs/>
          </w:rPr>
          <w:t>into</w:t>
        </w:r>
      </w:ins>
      <w:del w:id="7" w:author="Pegger, Anja (INNIO)" w:date="2026-08-13T14:12:00Z" w16du:dateUtc="2026-08-13T12:12:00Z">
        <w:r w:rsidRPr="000C5091" w:rsidDel="008E32B0">
          <w:rPr>
            <w:b/>
            <w:bCs/>
          </w:rPr>
          <w:delText>of</w:delText>
        </w:r>
      </w:del>
      <w:r w:rsidRPr="000C5091">
        <w:rPr>
          <w:b/>
          <w:bCs/>
        </w:rPr>
        <w:t xml:space="preserve"> your operation. Waukesha, an INNIO Group brand, </w:t>
      </w:r>
      <w:ins w:id="8" w:author="Pegger, Anja (INNIO)" w:date="2026-08-13T14:07:00Z" w16du:dateUtc="2026-08-13T12:07:00Z">
        <w:r w:rsidR="00CC6BD4">
          <w:rPr>
            <w:b/>
            <w:bCs/>
          </w:rPr>
          <w:t xml:space="preserve">offers </w:t>
        </w:r>
      </w:ins>
      <w:del w:id="9" w:author="Pegger, Anja (INNIO)" w:date="2026-08-13T14:07:00Z" w16du:dateUtc="2026-08-13T12:07:00Z">
        <w:r w:rsidRPr="000C5091" w:rsidDel="00CC6BD4">
          <w:rPr>
            <w:b/>
            <w:bCs/>
          </w:rPr>
          <w:delText xml:space="preserve">delivers just that with </w:delText>
        </w:r>
      </w:del>
      <w:r w:rsidRPr="000C5091">
        <w:rPr>
          <w:b/>
          <w:bCs/>
        </w:rPr>
        <w:t xml:space="preserve">digital solutions designed to </w:t>
      </w:r>
      <w:ins w:id="10" w:author="Pegger, Anja (INNIO)" w:date="2026-08-13T14:07:00Z" w16du:dateUtc="2026-08-13T12:07:00Z">
        <w:r w:rsidR="00363298">
          <w:rPr>
            <w:b/>
            <w:bCs/>
          </w:rPr>
          <w:t xml:space="preserve">support </w:t>
        </w:r>
      </w:ins>
      <w:ins w:id="11" w:author="Pegger, Anja (INNIO)" w:date="2026-08-13T14:09:00Z" w16du:dateUtc="2026-08-13T12:09:00Z">
        <w:r w:rsidR="00FA69ED">
          <w:rPr>
            <w:b/>
            <w:bCs/>
          </w:rPr>
          <w:t>more efficient</w:t>
        </w:r>
      </w:ins>
      <w:ins w:id="12" w:author="Pegger, Anja (INNIO)" w:date="2026-08-13T14:12:00Z" w16du:dateUtc="2026-08-13T12:12:00Z">
        <w:r w:rsidR="00DD0DBA">
          <w:rPr>
            <w:b/>
            <w:bCs/>
          </w:rPr>
          <w:t xml:space="preserve"> and</w:t>
        </w:r>
      </w:ins>
      <w:ins w:id="13" w:author="Pegger, Anja (INNIO)" w:date="2026-08-13T14:09:00Z" w16du:dateUtc="2026-08-13T12:09:00Z">
        <w:r w:rsidR="00FA69ED">
          <w:rPr>
            <w:b/>
            <w:bCs/>
          </w:rPr>
          <w:t xml:space="preserve"> informed operations</w:t>
        </w:r>
      </w:ins>
      <w:del w:id="14" w:author="Pegger, Anja (INNIO)" w:date="2026-08-13T14:09:00Z" w16du:dateUtc="2026-08-13T12:09:00Z">
        <w:r w:rsidRPr="000C5091" w:rsidDel="00FA69ED">
          <w:rPr>
            <w:b/>
            <w:bCs/>
          </w:rPr>
          <w:delText>keep you running stronger, cleaner, and smarter</w:delText>
        </w:r>
      </w:del>
      <w:del w:id="15" w:author="Pegger, Anja (INNIO)" w:date="2026-08-13T14:04:00Z" w16du:dateUtc="2026-08-13T12:04:00Z">
        <w:r w:rsidRPr="000C5091" w:rsidDel="003C1576">
          <w:rPr>
            <w:b/>
            <w:bCs/>
          </w:rPr>
          <w:delText xml:space="preserve"> – today and in the future</w:delText>
        </w:r>
      </w:del>
      <w:r w:rsidRPr="000C5091">
        <w:rPr>
          <w:b/>
          <w:bCs/>
        </w:rPr>
        <w:t>.</w:t>
      </w:r>
    </w:p>
    <w:p w14:paraId="1F195CF2" w14:textId="4AFDAD7D" w:rsidR="00F148E9" w:rsidRDefault="005A36CE" w:rsidP="00114CB9">
      <w:r w:rsidRPr="005A36CE">
        <w:t>For decades, Waukesha products have </w:t>
      </w:r>
      <w:ins w:id="16" w:author="Pegger, Anja (INNIO)" w:date="2026-08-13T14:14:00Z" w16du:dateUtc="2026-08-13T12:14:00Z">
        <w:r w:rsidR="004918DD">
          <w:t>supported</w:t>
        </w:r>
        <w:r w:rsidR="004918DD" w:rsidRPr="005A36CE" w:rsidDel="004918DD">
          <w:t xml:space="preserve"> </w:t>
        </w:r>
      </w:ins>
      <w:del w:id="17" w:author="Pegger, Anja (INNIO)" w:date="2026-08-13T14:14:00Z" w16du:dateUtc="2026-08-13T12:14:00Z">
        <w:r w:rsidRPr="005A36CE" w:rsidDel="004918DD">
          <w:delText>been continuously </w:delText>
        </w:r>
      </w:del>
      <w:r w:rsidRPr="005A36CE">
        <w:t>innovati</w:t>
      </w:r>
      <w:ins w:id="18" w:author="Pegger, Anja (INNIO)" w:date="2026-08-13T14:15:00Z" w16du:dateUtc="2026-08-13T12:15:00Z">
        <w:r w:rsidR="004918DD">
          <w:t>on</w:t>
        </w:r>
      </w:ins>
      <w:del w:id="19" w:author="Pegger, Anja (INNIO)" w:date="2026-08-13T14:15:00Z" w16du:dateUtc="2026-08-13T12:15:00Z">
        <w:r w:rsidRPr="005A36CE" w:rsidDel="004918DD">
          <w:delText>n</w:delText>
        </w:r>
      </w:del>
      <w:del w:id="20" w:author="Pegger, Anja (INNIO)" w:date="2026-08-13T14:14:00Z" w16du:dateUtc="2026-08-13T12:14:00Z">
        <w:r w:rsidRPr="005A36CE" w:rsidDel="004918DD">
          <w:delText>g</w:delText>
        </w:r>
      </w:del>
      <w:r w:rsidRPr="005A36CE">
        <w:t xml:space="preserve"> </w:t>
      </w:r>
      <w:ins w:id="21" w:author="Pegger, Anja (INNIO)" w:date="2026-08-13T14:15:00Z" w16du:dateUtc="2026-08-13T12:15:00Z">
        <w:r w:rsidR="004918DD">
          <w:t xml:space="preserve">in </w:t>
        </w:r>
      </w:ins>
      <w:r w:rsidRPr="005A36CE">
        <w:t>the energy sector. </w:t>
      </w:r>
      <w:del w:id="22" w:author="Pegger, Anja (INNIO)" w:date="2026-08-13T14:13:00Z" w16du:dateUtc="2026-08-13T12:13:00Z">
        <w:r w:rsidRPr="005A36CE" w:rsidDel="007A1BD0">
          <w:delText>We don’t stop at delivering excellent engines.</w:delText>
        </w:r>
      </w:del>
      <w:r w:rsidRPr="005A36CE">
        <w:t xml:space="preserve"> Powered by advanced digital technologies and cloud-based solutions, we also offer a </w:t>
      </w:r>
      <w:ins w:id="23" w:author="Pegger, Anja (INNIO)" w:date="2026-08-13T14:15:00Z" w16du:dateUtc="2026-08-13T12:15:00Z">
        <w:r w:rsidR="000572D9">
          <w:t>broad</w:t>
        </w:r>
      </w:ins>
      <w:ins w:id="24" w:author="Pegger, Anja (INNIO)" w:date="2026-08-13T15:19:00Z" w16du:dateUtc="2026-08-13T13:19:00Z">
        <w:r w:rsidR="00455477">
          <w:t xml:space="preserve"> </w:t>
        </w:r>
      </w:ins>
      <w:del w:id="25" w:author="Pegger, Anja (INNIO)" w:date="2026-08-13T14:13:00Z" w16du:dateUtc="2026-08-13T12:13:00Z">
        <w:r w:rsidRPr="005A36CE" w:rsidDel="001D1E8F">
          <w:delText xml:space="preserve">comprehensive </w:delText>
        </w:r>
      </w:del>
      <w:r w:rsidRPr="005A36CE">
        <w:t xml:space="preserve">portfolio of digital monitoring products, including </w:t>
      </w:r>
      <w:del w:id="26" w:author="Pegger, Anja (INNIO)" w:date="2026-08-13T14:15:00Z" w16du:dateUtc="2026-08-13T12:15:00Z">
        <w:r w:rsidRPr="005A36CE" w:rsidDel="000572D9">
          <w:delText xml:space="preserve">a complete </w:delText>
        </w:r>
      </w:del>
      <w:ins w:id="27" w:author="Pegger, Anja (INNIO)" w:date="2026-08-13T15:20:00Z" w16du:dateUtc="2026-08-13T13:20:00Z">
        <w:r w:rsidR="00E755E9">
          <w:t xml:space="preserve"> an </w:t>
        </w:r>
      </w:ins>
      <w:r w:rsidRPr="005A36CE">
        <w:t>engine monitoring system a</w:t>
      </w:r>
      <w:ins w:id="28" w:author="Pegger, Anja (INNIO)" w:date="2026-08-13T14:15:00Z" w16du:dateUtc="2026-08-13T12:15:00Z">
        <w:r w:rsidR="00894556">
          <w:t>s we</w:t>
        </w:r>
      </w:ins>
      <w:ins w:id="29" w:author="Pegger, Anja (INNIO)" w:date="2026-08-13T14:16:00Z" w16du:dateUtc="2026-08-13T12:16:00Z">
        <w:r w:rsidR="00894556">
          <w:t xml:space="preserve">ll as </w:t>
        </w:r>
      </w:ins>
      <w:del w:id="30" w:author="Pegger, Anja (INNIO)" w:date="2026-08-13T14:15:00Z" w16du:dateUtc="2026-08-13T12:15:00Z">
        <w:r w:rsidRPr="005A36CE" w:rsidDel="00894556">
          <w:delText>nd full-</w:delText>
        </w:r>
      </w:del>
      <w:r w:rsidRPr="005A36CE">
        <w:t>skid analysis and control</w:t>
      </w:r>
      <w:ins w:id="31" w:author="Pegger, Anja (INNIO)" w:date="2026-08-13T14:16:00Z" w16du:dateUtc="2026-08-13T12:16:00Z">
        <w:r w:rsidR="00894556">
          <w:t xml:space="preserve"> capabilities</w:t>
        </w:r>
      </w:ins>
      <w:r w:rsidRPr="005A36CE">
        <w:t>. </w:t>
      </w:r>
      <w:ins w:id="32" w:author="Pegger, Anja (INNIO)" w:date="2026-08-13T14:17:00Z" w16du:dateUtc="2026-08-13T12:17:00Z">
        <w:r w:rsidR="001F2D7C">
          <w:t>With</w:t>
        </w:r>
      </w:ins>
      <w:del w:id="33" w:author="Pegger, Anja (INNIO)" w:date="2026-08-13T14:17:00Z" w16du:dateUtc="2026-08-13T12:17:00Z">
        <w:r w:rsidR="00D55669" w:rsidDel="001F2D7C">
          <w:delText>Its</w:delText>
        </w:r>
        <w:r w:rsidRPr="005A36CE" w:rsidDel="001F2D7C">
          <w:delText> complete</w:delText>
        </w:r>
      </w:del>
      <w:r w:rsidRPr="005A36CE">
        <w:t xml:space="preserve"> </w:t>
      </w:r>
      <w:ins w:id="34" w:author="Pegger, Anja (INNIO)" w:date="2026-08-13T14:17:00Z" w16du:dateUtc="2026-08-13T12:17:00Z">
        <w:r w:rsidR="001F2D7C">
          <w:t xml:space="preserve">a strong </w:t>
        </w:r>
      </w:ins>
      <w:r w:rsidRPr="005A36CE">
        <w:t xml:space="preserve">focus on </w:t>
      </w:r>
      <w:ins w:id="35" w:author="Pegger, Anja (INNIO)" w:date="2026-08-13T14:17:00Z" w16du:dateUtc="2026-08-13T12:17:00Z">
        <w:r w:rsidR="00F67266">
          <w:t>customer</w:t>
        </w:r>
      </w:ins>
      <w:del w:id="36" w:author="Pegger, Anja (INNIO)" w:date="2026-08-13T14:17:00Z" w16du:dateUtc="2026-08-13T12:17:00Z">
        <w:r w:rsidRPr="005A36CE" w:rsidDel="00F67266">
          <w:delText>your</w:delText>
        </w:r>
      </w:del>
      <w:r w:rsidRPr="005A36CE">
        <w:t xml:space="preserve"> needs </w:t>
      </w:r>
      <w:ins w:id="37" w:author="Pegger, Anja (INNIO)" w:date="2026-08-13T14:17:00Z" w16du:dateUtc="2026-08-13T12:17:00Z">
        <w:r w:rsidR="00F67266">
          <w:t xml:space="preserve">these technologies </w:t>
        </w:r>
      </w:ins>
      <w:ins w:id="38" w:author="Pegger, Anja (INNIO)" w:date="2026-08-13T14:18:00Z" w16du:dateUtc="2026-08-13T12:18:00Z">
        <w:r w:rsidR="00483219">
          <w:t xml:space="preserve">are designed to help </w:t>
        </w:r>
      </w:ins>
      <w:del w:id="39" w:author="Pegger, Anja (INNIO)" w:date="2026-08-13T14:18:00Z" w16du:dateUtc="2026-08-13T12:18:00Z">
        <w:r w:rsidRPr="005A36CE" w:rsidDel="00483219">
          <w:delText>help</w:delText>
        </w:r>
      </w:del>
      <w:del w:id="40" w:author="Pegger, Anja (INNIO)" w:date="2026-08-13T14:17:00Z" w16du:dateUtc="2026-08-13T12:17:00Z">
        <w:r w:rsidRPr="005A36CE" w:rsidDel="00F67266">
          <w:delText>s</w:delText>
        </w:r>
      </w:del>
      <w:del w:id="41" w:author="Pegger, Anja (INNIO)" w:date="2026-08-13T14:18:00Z" w16du:dateUtc="2026-08-13T12:18:00Z">
        <w:r w:rsidRPr="005A36CE" w:rsidDel="00483219">
          <w:delText> you</w:delText>
        </w:r>
      </w:del>
      <w:r w:rsidRPr="005A36CE">
        <w:t xml:space="preserve"> improve performance while managing your operations </w:t>
      </w:r>
      <w:ins w:id="42" w:author="Pegger, Anja (INNIO)" w:date="2026-08-13T14:20:00Z" w16du:dateUtc="2026-08-13T12:20:00Z">
        <w:r w:rsidR="00D5197D">
          <w:t>remotely, wherever you are</w:t>
        </w:r>
      </w:ins>
      <w:del w:id="43" w:author="Pegger, Anja (INNIO)" w:date="2026-08-13T14:20:00Z" w16du:dateUtc="2026-08-13T12:20:00Z">
        <w:r w:rsidRPr="005A36CE" w:rsidDel="00D5197D">
          <w:delText>from anywh</w:delText>
        </w:r>
        <w:r w:rsidRPr="005A36CE" w:rsidDel="001E66F6">
          <w:delText>er</w:delText>
        </w:r>
      </w:del>
      <w:del w:id="44" w:author="Pegger, Anja (INNIO)" w:date="2026-08-13T14:19:00Z" w16du:dateUtc="2026-08-13T12:19:00Z">
        <w:r w:rsidRPr="005A36CE" w:rsidDel="001E66F6">
          <w:delText>e at any time</w:delText>
        </w:r>
      </w:del>
      <w:r w:rsidRPr="005A36CE">
        <w:t>.</w:t>
      </w:r>
    </w:p>
    <w:p w14:paraId="38B6AA34" w14:textId="77777777" w:rsidR="00882963" w:rsidRPr="000C5091" w:rsidRDefault="00882963" w:rsidP="00882963">
      <w:pPr>
        <w:rPr>
          <w:b/>
          <w:bCs/>
        </w:rPr>
      </w:pPr>
      <w:r w:rsidRPr="000C5091">
        <w:rPr>
          <w:b/>
          <w:bCs/>
        </w:rPr>
        <w:t>You fuel our Digital Solutions development</w:t>
      </w:r>
    </w:p>
    <w:p w14:paraId="5A4658CF" w14:textId="196AE038" w:rsidR="00882963" w:rsidRPr="00397E2B" w:rsidRDefault="00A771D1" w:rsidP="00114CB9">
      <w:r w:rsidRPr="00397E2B">
        <w:rPr>
          <w:lang w:val="en-GB"/>
        </w:rPr>
        <w:lastRenderedPageBreak/>
        <w:t>Thanks to our customers’ continuous feedback, our digital offerings keep evolving to</w:t>
      </w:r>
      <w:ins w:id="45" w:author="Pegger, Anja (INNIO)" w:date="2026-08-13T15:20:00Z" w16du:dateUtc="2026-08-13T13:20:00Z">
        <w:r w:rsidR="00FE5B76">
          <w:rPr>
            <w:lang w:val="en-GB"/>
          </w:rPr>
          <w:t xml:space="preserve"> </w:t>
        </w:r>
      </w:ins>
      <w:del w:id="46" w:author="Pegger, Anja (INNIO)" w:date="2026-08-13T14:24:00Z" w16du:dateUtc="2026-08-13T12:24:00Z">
        <w:r w:rsidRPr="00397E2B" w:rsidDel="00942434">
          <w:rPr>
            <w:lang w:val="en-GB"/>
          </w:rPr>
          <w:delText xml:space="preserve"> </w:delText>
        </w:r>
      </w:del>
      <w:ins w:id="47" w:author="Pegger, Anja (INNIO)" w:date="2026-08-13T14:24:00Z" w16du:dateUtc="2026-08-13T12:24:00Z">
        <w:r w:rsidR="00942434">
          <w:rPr>
            <w:lang w:val="en-GB"/>
          </w:rPr>
          <w:t>deliver additional benefits</w:t>
        </w:r>
      </w:ins>
      <w:del w:id="48" w:author="Pegger, Anja (INNIO)" w:date="2026-08-13T14:24:00Z" w16du:dateUtc="2026-08-13T12:24:00Z">
        <w:r w:rsidRPr="00397E2B" w:rsidDel="00942434">
          <w:rPr>
            <w:lang w:val="en-GB"/>
          </w:rPr>
          <w:delText>provide you with new value</w:delText>
        </w:r>
      </w:del>
      <w:r w:rsidRPr="00397E2B">
        <w:rPr>
          <w:lang w:val="en-GB"/>
        </w:rPr>
        <w:t>.</w:t>
      </w:r>
      <w:r w:rsidRPr="00397E2B">
        <w:t> </w:t>
      </w:r>
    </w:p>
    <w:p w14:paraId="15CBE25C" w14:textId="4DD5D02F" w:rsidR="00A75807" w:rsidRPr="00397E2B" w:rsidRDefault="0057008A" w:rsidP="0057008A">
      <w:pPr>
        <w:pStyle w:val="ListParagraph"/>
        <w:numPr>
          <w:ilvl w:val="0"/>
          <w:numId w:val="3"/>
        </w:numPr>
      </w:pPr>
      <w:r w:rsidRPr="00397E2B">
        <w:rPr>
          <w:b/>
          <w:bCs/>
        </w:rPr>
        <w:t>You asked for</w:t>
      </w:r>
      <w:ins w:id="49" w:author="Pegger, Anja (INNIO)" w:date="2026-08-13T14:24:00Z" w16du:dateUtc="2026-08-13T12:24:00Z">
        <w:r w:rsidR="00DE58CB">
          <w:rPr>
            <w:b/>
            <w:bCs/>
          </w:rPr>
          <w:t xml:space="preserve"> greater</w:t>
        </w:r>
      </w:ins>
      <w:del w:id="50" w:author="Pegger, Anja (INNIO)" w:date="2026-08-13T14:24:00Z" w16du:dateUtc="2026-08-13T12:24:00Z">
        <w:r w:rsidRPr="00397E2B" w:rsidDel="00DE58CB">
          <w:rPr>
            <w:b/>
            <w:bCs/>
          </w:rPr>
          <w:delText xml:space="preserve"> more</w:delText>
        </w:r>
      </w:del>
      <w:r w:rsidRPr="00397E2B">
        <w:rPr>
          <w:b/>
          <w:bCs/>
        </w:rPr>
        <w:t xml:space="preserve"> cost transparency, easier remote access, and </w:t>
      </w:r>
      <w:ins w:id="51" w:author="Pegger, Anja (INNIO)" w:date="2026-08-13T14:24:00Z" w16du:dateUtc="2026-08-13T12:24:00Z">
        <w:r w:rsidR="007E33F4">
          <w:rPr>
            <w:b/>
            <w:bCs/>
          </w:rPr>
          <w:t>enhanced</w:t>
        </w:r>
      </w:ins>
      <w:del w:id="52" w:author="Pegger, Anja (INNIO)" w:date="2026-08-13T14:24:00Z" w16du:dateUtc="2026-08-13T12:24:00Z">
        <w:r w:rsidRPr="00397E2B" w:rsidDel="007E33F4">
          <w:rPr>
            <w:b/>
            <w:bCs/>
          </w:rPr>
          <w:delText xml:space="preserve">better </w:delText>
        </w:r>
      </w:del>
      <w:r w:rsidRPr="00397E2B">
        <w:rPr>
          <w:b/>
          <w:bCs/>
        </w:rPr>
        <w:t>energy market solutions.</w:t>
      </w:r>
    </w:p>
    <w:p w14:paraId="5065CDB7" w14:textId="2D85125E" w:rsidR="0057008A" w:rsidRPr="00397E2B" w:rsidRDefault="0057008A" w:rsidP="0057008A">
      <w:r w:rsidRPr="00397E2B">
        <w:t xml:space="preserve">We’ve developed digital tools for our </w:t>
      </w:r>
      <w:r w:rsidR="00255463" w:rsidRPr="00397E2B">
        <w:t>customers</w:t>
      </w:r>
      <w:r w:rsidRPr="00397E2B">
        <w:t xml:space="preserve"> that combine our </w:t>
      </w:r>
      <w:del w:id="53" w:author="Pegger, Anja (INNIO)" w:date="2026-08-13T14:25:00Z" w16du:dateUtc="2026-08-13T12:25:00Z">
        <w:r w:rsidRPr="00397E2B" w:rsidDel="007E33F4">
          <w:delText xml:space="preserve">deep </w:delText>
        </w:r>
      </w:del>
      <w:r w:rsidRPr="00397E2B">
        <w:t xml:space="preserve">engine </w:t>
      </w:r>
      <w:ins w:id="54" w:author="Pegger, Anja (INNIO)" w:date="2026-08-13T14:25:00Z" w16du:dateUtc="2026-08-13T12:25:00Z">
        <w:r w:rsidR="00CE1CE2">
          <w:t>expertise</w:t>
        </w:r>
      </w:ins>
      <w:del w:id="55" w:author="Pegger, Anja (INNIO)" w:date="2026-08-13T14:25:00Z" w16du:dateUtc="2026-08-13T12:25:00Z">
        <w:r w:rsidRPr="00397E2B" w:rsidDel="00CE1CE2">
          <w:delText>knowledge</w:delText>
        </w:r>
      </w:del>
      <w:r w:rsidRPr="00397E2B">
        <w:t xml:space="preserve"> and </w:t>
      </w:r>
      <w:r w:rsidR="003D1E52" w:rsidRPr="00397E2B">
        <w:t>advanced</w:t>
      </w:r>
      <w:r w:rsidRPr="00397E2B">
        <w:t xml:space="preserve"> data collection technology </w:t>
      </w:r>
      <w:ins w:id="56" w:author="Pegger, Anja (INNIO)" w:date="2026-08-13T14:25:00Z" w16du:dateUtc="2026-08-13T12:25:00Z">
        <w:r w:rsidR="00CE1CE2">
          <w:t xml:space="preserve">to </w:t>
        </w:r>
      </w:ins>
      <w:ins w:id="57" w:author="Pegger, Anja (INNIO)" w:date="2026-08-13T14:26:00Z" w16du:dateUtc="2026-08-13T12:26:00Z">
        <w:r w:rsidR="00F8206D">
          <w:t>help accelerate</w:t>
        </w:r>
      </w:ins>
      <w:del w:id="58" w:author="Pegger, Anja (INNIO)" w:date="2026-08-13T14:25:00Z" w16du:dateUtc="2026-08-13T12:25:00Z">
        <w:r w:rsidRPr="00397E2B" w:rsidDel="00CE1CE2">
          <w:delText>for</w:delText>
        </w:r>
      </w:del>
      <w:del w:id="59" w:author="Pegger, Anja (INNIO)" w:date="2026-08-13T14:26:00Z" w16du:dateUtc="2026-08-13T12:26:00Z">
        <w:r w:rsidRPr="00397E2B" w:rsidDel="00F8206D">
          <w:delText xml:space="preserve"> faster</w:delText>
        </w:r>
      </w:del>
      <w:r w:rsidRPr="00397E2B">
        <w:t xml:space="preserve"> issue resolution.</w:t>
      </w:r>
    </w:p>
    <w:p w14:paraId="1AF02D95" w14:textId="2E95DDF8" w:rsidR="00782A51" w:rsidRPr="00397E2B" w:rsidRDefault="00782A51" w:rsidP="00782A51">
      <w:pPr>
        <w:pStyle w:val="ListParagraph"/>
        <w:numPr>
          <w:ilvl w:val="0"/>
          <w:numId w:val="3"/>
        </w:numPr>
      </w:pPr>
      <w:r w:rsidRPr="00397E2B">
        <w:rPr>
          <w:b/>
          <w:bCs/>
        </w:rPr>
        <w:t xml:space="preserve">We listened to how important </w:t>
      </w:r>
      <w:ins w:id="60" w:author="Pegger, Anja (INNIO)" w:date="2026-08-13T14:27:00Z" w16du:dateUtc="2026-08-13T12:27:00Z">
        <w:r w:rsidR="00017064">
          <w:rPr>
            <w:b/>
            <w:bCs/>
          </w:rPr>
          <w:t>further</w:t>
        </w:r>
        <w:r w:rsidR="00FE3F10">
          <w:rPr>
            <w:b/>
            <w:bCs/>
          </w:rPr>
          <w:t xml:space="preserve"> improvements in </w:t>
        </w:r>
      </w:ins>
      <w:del w:id="61" w:author="Pegger, Anja (INNIO)" w:date="2026-08-13T14:27:00Z" w16du:dateUtc="2026-08-13T12:27:00Z">
        <w:r w:rsidRPr="00397E2B" w:rsidDel="00017064">
          <w:rPr>
            <w:b/>
            <w:bCs/>
          </w:rPr>
          <w:delText xml:space="preserve">reaching even higher </w:delText>
        </w:r>
      </w:del>
      <w:r w:rsidRPr="00397E2B">
        <w:rPr>
          <w:b/>
          <w:bCs/>
        </w:rPr>
        <w:t xml:space="preserve">reliability and efficiency </w:t>
      </w:r>
      <w:ins w:id="62" w:author="Pegger, Anja (INNIO)" w:date="2026-08-13T14:27:00Z" w16du:dateUtc="2026-08-13T12:27:00Z">
        <w:r w:rsidR="00FE3F10">
          <w:rPr>
            <w:b/>
            <w:bCs/>
          </w:rPr>
          <w:t>are</w:t>
        </w:r>
      </w:ins>
      <w:del w:id="63" w:author="Pegger, Anja (INNIO)" w:date="2026-08-13T14:27:00Z" w16du:dateUtc="2026-08-13T12:27:00Z">
        <w:r w:rsidRPr="00397E2B" w:rsidDel="00FE3F10">
          <w:rPr>
            <w:b/>
            <w:bCs/>
          </w:rPr>
          <w:delText>is</w:delText>
        </w:r>
      </w:del>
      <w:r w:rsidRPr="00397E2B">
        <w:rPr>
          <w:b/>
          <w:bCs/>
        </w:rPr>
        <w:t xml:space="preserve"> to you.</w:t>
      </w:r>
    </w:p>
    <w:p w14:paraId="42BF5EF8" w14:textId="0022AE7C" w:rsidR="00782A51" w:rsidRPr="00397E2B" w:rsidRDefault="00B50DEA" w:rsidP="00782A51">
      <w:r w:rsidRPr="00397E2B">
        <w:rPr>
          <w:lang w:val="en-GB"/>
        </w:rPr>
        <w:t xml:space="preserve">Our data scientists continuously develop new algorithms to collect information for condition-based maintenance, while offering </w:t>
      </w:r>
      <w:ins w:id="64" w:author="Pegger, Anja (INNIO)" w:date="2026-08-13T14:28:00Z" w16du:dateUtc="2026-08-13T12:28:00Z">
        <w:r w:rsidR="0075324D">
          <w:rPr>
            <w:lang w:val="en-GB"/>
          </w:rPr>
          <w:t>integrated</w:t>
        </w:r>
      </w:ins>
      <w:del w:id="65" w:author="Pegger, Anja (INNIO)" w:date="2026-08-13T14:28:00Z" w16du:dateUtc="2026-08-13T12:28:00Z">
        <w:r w:rsidRPr="00397E2B" w:rsidDel="0075324D">
          <w:rPr>
            <w:lang w:val="en-GB"/>
          </w:rPr>
          <w:delText>one-source</w:delText>
        </w:r>
      </w:del>
      <w:r w:rsidRPr="00397E2B">
        <w:rPr>
          <w:lang w:val="en-GB"/>
        </w:rPr>
        <w:t xml:space="preserve"> solutions </w:t>
      </w:r>
      <w:ins w:id="66" w:author="Pegger, Anja (INNIO)" w:date="2026-08-13T14:29:00Z" w16du:dateUtc="2026-08-13T12:29:00Z">
        <w:r w:rsidR="00D147F5">
          <w:rPr>
            <w:lang w:val="en-GB"/>
          </w:rPr>
          <w:t xml:space="preserve">designed </w:t>
        </w:r>
      </w:ins>
      <w:r w:rsidRPr="00397E2B">
        <w:rPr>
          <w:lang w:val="en-GB"/>
        </w:rPr>
        <w:t xml:space="preserve">to </w:t>
      </w:r>
      <w:ins w:id="67" w:author="Pegger, Anja (INNIO)" w:date="2026-08-13T14:29:00Z" w16du:dateUtc="2026-08-13T12:29:00Z">
        <w:r w:rsidR="00D147F5">
          <w:rPr>
            <w:lang w:val="en-GB"/>
          </w:rPr>
          <w:t xml:space="preserve">help </w:t>
        </w:r>
      </w:ins>
      <w:r w:rsidRPr="00397E2B">
        <w:rPr>
          <w:lang w:val="en-GB"/>
        </w:rPr>
        <w:t xml:space="preserve">improve efficiency </w:t>
      </w:r>
      <w:ins w:id="68" w:author="Pegger, Anja (INNIO)" w:date="2026-08-13T14:29:00Z" w16du:dateUtc="2026-08-13T12:29:00Z">
        <w:r w:rsidR="00CC55F2">
          <w:rPr>
            <w:lang w:val="en-GB"/>
          </w:rPr>
          <w:t>across</w:t>
        </w:r>
      </w:ins>
      <w:del w:id="69" w:author="Pegger, Anja (INNIO)" w:date="2026-08-13T14:29:00Z" w16du:dateUtc="2026-08-13T12:29:00Z">
        <w:r w:rsidRPr="00397E2B" w:rsidDel="00CC55F2">
          <w:rPr>
            <w:lang w:val="en-GB"/>
          </w:rPr>
          <w:delText>for</w:delText>
        </w:r>
      </w:del>
      <w:r w:rsidRPr="00397E2B">
        <w:rPr>
          <w:lang w:val="en-GB"/>
        </w:rPr>
        <w:t xml:space="preserve"> fleet </w:t>
      </w:r>
      <w:r w:rsidR="381A526F" w:rsidRPr="00397E2B">
        <w:rPr>
          <w:lang w:val="en-GB"/>
        </w:rPr>
        <w:t>installation</w:t>
      </w:r>
      <w:r w:rsidR="1D002A12" w:rsidRPr="00397E2B">
        <w:rPr>
          <w:lang w:val="en-GB"/>
        </w:rPr>
        <w:t>s</w:t>
      </w:r>
      <w:r w:rsidRPr="00397E2B">
        <w:rPr>
          <w:lang w:val="en-GB"/>
        </w:rPr>
        <w:t>.</w:t>
      </w:r>
      <w:r w:rsidRPr="00397E2B">
        <w:t> </w:t>
      </w:r>
    </w:p>
    <w:p w14:paraId="39BAAC85" w14:textId="36F490BD" w:rsidR="00114CB9" w:rsidRPr="00397E2B" w:rsidRDefault="00114CB9" w:rsidP="00710CCB">
      <w:pPr>
        <w:pStyle w:val="ListParagraph"/>
        <w:numPr>
          <w:ilvl w:val="0"/>
          <w:numId w:val="3"/>
        </w:numPr>
        <w:rPr>
          <w:b/>
          <w:bCs/>
        </w:rPr>
      </w:pPr>
      <w:r w:rsidRPr="00397E2B">
        <w:rPr>
          <w:b/>
          <w:bCs/>
        </w:rPr>
        <w:t>You voiced a desire to monitor your entire site in a single platform.</w:t>
      </w:r>
    </w:p>
    <w:p w14:paraId="49794162" w14:textId="68963221" w:rsidR="00114CB9" w:rsidRDefault="00114CB9" w:rsidP="00310FB1">
      <w:r w:rsidRPr="00397E2B">
        <w:rPr>
          <w:lang w:val="en-GB"/>
        </w:rPr>
        <w:t xml:space="preserve">Our AI-driven myplant platform </w:t>
      </w:r>
      <w:ins w:id="70" w:author="Pegger, Anja (INNIO)" w:date="2026-08-13T14:29:00Z" w16du:dateUtc="2026-08-13T12:29:00Z">
        <w:r w:rsidR="00744EC6">
          <w:rPr>
            <w:lang w:val="en-GB"/>
          </w:rPr>
          <w:t>helps address th</w:t>
        </w:r>
      </w:ins>
      <w:ins w:id="71" w:author="Pegger, Anja (INNIO)" w:date="2026-08-13T14:30:00Z" w16du:dateUtc="2026-08-13T12:30:00Z">
        <w:r w:rsidR="00744EC6">
          <w:rPr>
            <w:lang w:val="en-GB"/>
          </w:rPr>
          <w:t>is need</w:t>
        </w:r>
      </w:ins>
      <w:del w:id="72" w:author="Pegger, Anja (INNIO)" w:date="2026-08-13T14:29:00Z" w16du:dateUtc="2026-08-13T12:29:00Z">
        <w:r w:rsidRPr="00397E2B" w:rsidDel="00744EC6">
          <w:rPr>
            <w:lang w:val="en-GB"/>
          </w:rPr>
          <w:delText>provides just that</w:delText>
        </w:r>
      </w:del>
      <w:r w:rsidRPr="00397E2B">
        <w:rPr>
          <w:lang w:val="en-GB"/>
        </w:rPr>
        <w:t xml:space="preserve">, connecting </w:t>
      </w:r>
      <w:del w:id="73" w:author="Pegger, Anja (INNIO)" w:date="2026-08-13T14:30:00Z" w16du:dateUtc="2026-08-13T12:30:00Z">
        <w:r w:rsidRPr="00397E2B" w:rsidDel="00B356A3">
          <w:rPr>
            <w:lang w:val="en-GB"/>
          </w:rPr>
          <w:delText xml:space="preserve">even more </w:delText>
        </w:r>
      </w:del>
      <w:r w:rsidRPr="00397E2B">
        <w:rPr>
          <w:lang w:val="en-GB"/>
        </w:rPr>
        <w:t>assets b</w:t>
      </w:r>
      <w:ins w:id="74" w:author="Pegger, Anja (INNIO)" w:date="2026-08-13T14:30:00Z" w16du:dateUtc="2026-08-13T12:30:00Z">
        <w:r w:rsidR="00B356A3">
          <w:rPr>
            <w:lang w:val="en-GB"/>
          </w:rPr>
          <w:t>eyond</w:t>
        </w:r>
      </w:ins>
      <w:del w:id="75" w:author="Pegger, Anja (INNIO)" w:date="2026-08-13T14:30:00Z" w16du:dateUtc="2026-08-13T12:30:00Z">
        <w:r w:rsidRPr="00397E2B" w:rsidDel="00B356A3">
          <w:rPr>
            <w:lang w:val="en-GB"/>
          </w:rPr>
          <w:delText>esides</w:delText>
        </w:r>
      </w:del>
      <w:r w:rsidRPr="00397E2B">
        <w:rPr>
          <w:lang w:val="en-GB"/>
        </w:rPr>
        <w:t xml:space="preserve"> Waukesha engines. Ultimately, you can manage your assets remotely and in real time while </w:t>
      </w:r>
      <w:ins w:id="76" w:author="Pegger, Anja (INNIO)" w:date="2026-08-13T14:32:00Z" w16du:dateUtc="2026-08-13T12:32:00Z">
        <w:r w:rsidR="00AF61FB">
          <w:rPr>
            <w:lang w:val="en-GB"/>
          </w:rPr>
          <w:t>supporting more efficient and timely</w:t>
        </w:r>
        <w:r w:rsidR="00867FAD">
          <w:rPr>
            <w:lang w:val="en-GB"/>
          </w:rPr>
          <w:t xml:space="preserve"> </w:t>
        </w:r>
      </w:ins>
      <w:del w:id="77" w:author="Pegger, Anja (INNIO)" w:date="2026-08-13T14:21:00Z" w16du:dateUtc="2026-08-13T12:21:00Z">
        <w:r w:rsidRPr="00397E2B" w:rsidDel="00BC7A23">
          <w:rPr>
            <w:lang w:val="en-GB"/>
          </w:rPr>
          <w:delText>boosting</w:delText>
        </w:r>
      </w:del>
      <w:del w:id="78" w:author="Pegger, Anja (INNIO)" w:date="2026-08-13T14:32:00Z" w16du:dateUtc="2026-08-13T12:32:00Z">
        <w:r w:rsidRPr="00397E2B" w:rsidDel="00AF61FB">
          <w:rPr>
            <w:lang w:val="en-GB"/>
          </w:rPr>
          <w:delText xml:space="preserve"> the effectiveness and promptness of your energy sector </w:delText>
        </w:r>
      </w:del>
      <w:r w:rsidRPr="00397E2B">
        <w:rPr>
          <w:lang w:val="en-GB"/>
        </w:rPr>
        <w:t>equipment monitoring from a single platform.</w:t>
      </w:r>
      <w:r w:rsidRPr="00114CB9">
        <w:t> </w:t>
      </w:r>
    </w:p>
    <w:p w14:paraId="620F482A" w14:textId="77777777" w:rsidR="00310FB1" w:rsidRDefault="00310FB1" w:rsidP="00310FB1"/>
    <w:p w14:paraId="47514241" w14:textId="745EFA2F" w:rsidR="00310FB1" w:rsidRDefault="00310FB1" w:rsidP="00710CCB">
      <w:pPr>
        <w:pStyle w:val="ListParagraph"/>
        <w:numPr>
          <w:ilvl w:val="0"/>
          <w:numId w:val="3"/>
        </w:numPr>
      </w:pPr>
    </w:p>
    <w:p w14:paraId="1233DD5B" w14:textId="55062346" w:rsidR="00114CB9" w:rsidRDefault="2D90F1ED" w:rsidP="000C5091">
      <w:r w:rsidRPr="000C5091">
        <w:rPr>
          <w:highlight w:val="yellow"/>
        </w:rPr>
        <w:t>Remove SkidIQ on the page</w:t>
      </w:r>
      <w:r w:rsidR="00310FB1">
        <w:rPr>
          <w:noProof/>
        </w:rPr>
        <w:drawing>
          <wp:inline distT="0" distB="0" distL="0" distR="0" wp14:anchorId="7BFA0CDE" wp14:editId="38FEE2AD">
            <wp:extent cx="2894275" cy="1536810"/>
            <wp:effectExtent l="0" t="0" r="1905" b="6350"/>
            <wp:docPr id="171140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07269" name=""/>
                    <pic:cNvPicPr/>
                  </pic:nvPicPr>
                  <pic:blipFill>
                    <a:blip r:embed="rId10"/>
                    <a:stretch>
                      <a:fillRect/>
                    </a:stretch>
                  </pic:blipFill>
                  <pic:spPr>
                    <a:xfrm>
                      <a:off x="0" y="0"/>
                      <a:ext cx="2915274" cy="1547960"/>
                    </a:xfrm>
                    <a:prstGeom prst="rect">
                      <a:avLst/>
                    </a:prstGeom>
                  </pic:spPr>
                </pic:pic>
              </a:graphicData>
            </a:graphic>
          </wp:inline>
        </w:drawing>
      </w:r>
    </w:p>
    <w:p w14:paraId="3FF5465E" w14:textId="083A978E" w:rsidR="00114CB9" w:rsidRDefault="00386031" w:rsidP="545BC88A">
      <w:r>
        <w:br w:type="page"/>
      </w:r>
    </w:p>
    <w:p w14:paraId="78E96C72" w14:textId="55CA6421" w:rsidR="00114CB9" w:rsidRPr="00E15EF9" w:rsidRDefault="59B07E4A" w:rsidP="545BC88A">
      <w:pPr>
        <w:pStyle w:val="ListParagraph"/>
        <w:numPr>
          <w:ilvl w:val="0"/>
          <w:numId w:val="1"/>
        </w:numPr>
        <w:rPr>
          <w:highlight w:val="yellow"/>
          <w:rPrChange w:id="79" w:author="Pegger, Anja (INNIO)" w:date="2026-08-13T14:22:00Z" w16du:dateUtc="2026-08-13T12:22:00Z">
            <w:rPr/>
          </w:rPrChange>
        </w:rPr>
      </w:pPr>
      <w:r w:rsidRPr="00E15EF9">
        <w:rPr>
          <w:highlight w:val="yellow"/>
          <w:rPrChange w:id="80" w:author="Pegger, Anja (INNIO)" w:date="2026-08-13T14:22:00Z" w16du:dateUtc="2026-08-13T12:22:00Z">
            <w:rPr/>
          </w:rPrChange>
        </w:rPr>
        <w:lastRenderedPageBreak/>
        <w:t>SkidIQ page</w:t>
      </w:r>
      <w:r w:rsidR="17FC06D6" w:rsidRPr="00E15EF9">
        <w:rPr>
          <w:highlight w:val="yellow"/>
          <w:rPrChange w:id="81" w:author="Pegger, Anja (INNIO)" w:date="2026-08-13T14:22:00Z" w16du:dateUtc="2026-08-13T12:22:00Z">
            <w:rPr/>
          </w:rPrChange>
        </w:rPr>
        <w:t xml:space="preserve"> - </w:t>
      </w:r>
      <w:r w:rsidR="17FC06D6" w:rsidRPr="00E15EF9">
        <w:rPr>
          <w:highlight w:val="yellow"/>
          <w:rPrChange w:id="82" w:author="Pegger, Anja (INNIO)" w:date="2026-08-13T14:22:00Z" w16du:dateUtc="2026-08-13T12:22:00Z">
            <w:rPr/>
          </w:rPrChange>
        </w:rPr>
        <w:fldChar w:fldCharType="begin"/>
      </w:r>
      <w:r w:rsidR="17FC06D6" w:rsidRPr="00E15EF9">
        <w:rPr>
          <w:highlight w:val="yellow"/>
          <w:rPrChange w:id="83" w:author="Pegger, Anja (INNIO)" w:date="2026-08-13T14:22:00Z" w16du:dateUtc="2026-08-13T12:22:00Z">
            <w:rPr/>
          </w:rPrChange>
        </w:rPr>
        <w:instrText>HYPERLINK "https://www.waukeshaengine.com/digital-solutions/skidiq-gas-compression/" \h</w:instrText>
      </w:r>
      <w:r w:rsidR="17FC06D6" w:rsidRPr="00E84517">
        <w:rPr>
          <w:highlight w:val="yellow"/>
        </w:rPr>
      </w:r>
      <w:r w:rsidR="17FC06D6" w:rsidRPr="00E15EF9">
        <w:rPr>
          <w:highlight w:val="yellow"/>
          <w:rPrChange w:id="84" w:author="Pegger, Anja (INNIO)" w:date="2026-08-13T14:22:00Z" w16du:dateUtc="2026-08-13T12:22:00Z">
            <w:rPr/>
          </w:rPrChange>
        </w:rPr>
        <w:fldChar w:fldCharType="separate"/>
      </w:r>
      <w:r w:rsidR="17FC06D6" w:rsidRPr="00E15EF9">
        <w:rPr>
          <w:rStyle w:val="Hyperlink"/>
          <w:highlight w:val="yellow"/>
          <w:rPrChange w:id="85" w:author="Pegger, Anja (INNIO)" w:date="2026-08-13T14:22:00Z" w16du:dateUtc="2026-08-13T12:22:00Z">
            <w:rPr>
              <w:rStyle w:val="Hyperlink"/>
            </w:rPr>
          </w:rPrChange>
        </w:rPr>
        <w:t>SkidIQ | Digital Monitoring | INNIO Waukesha Engine</w:t>
      </w:r>
      <w:r w:rsidR="17FC06D6" w:rsidRPr="00E15EF9">
        <w:rPr>
          <w:highlight w:val="yellow"/>
          <w:rPrChange w:id="86" w:author="Pegger, Anja (INNIO)" w:date="2026-08-13T14:22:00Z" w16du:dateUtc="2026-08-13T12:22:00Z">
            <w:rPr/>
          </w:rPrChange>
        </w:rPr>
        <w:fldChar w:fldCharType="end"/>
      </w:r>
    </w:p>
    <w:p w14:paraId="3D4AD757" w14:textId="77777777" w:rsidR="001C52F4" w:rsidRPr="00E15EF9" w:rsidRDefault="001C52F4" w:rsidP="000C5091">
      <w:pPr>
        <w:rPr>
          <w:b/>
          <w:bCs/>
          <w:highlight w:val="yellow"/>
          <w:rPrChange w:id="87" w:author="Pegger, Anja (INNIO)" w:date="2026-08-13T14:22:00Z" w16du:dateUtc="2026-08-13T12:22:00Z">
            <w:rPr>
              <w:b/>
              <w:bCs/>
            </w:rPr>
          </w:rPrChange>
        </w:rPr>
      </w:pPr>
      <w:r w:rsidRPr="00E15EF9">
        <w:rPr>
          <w:b/>
          <w:bCs/>
          <w:highlight w:val="yellow"/>
          <w:rPrChange w:id="88" w:author="Pegger, Anja (INNIO)" w:date="2026-08-13T14:22:00Z" w16du:dateUtc="2026-08-13T12:22:00Z">
            <w:rPr>
              <w:b/>
              <w:bCs/>
            </w:rPr>
          </w:rPrChange>
        </w:rPr>
        <w:t>SkidIQ</w:t>
      </w:r>
    </w:p>
    <w:p w14:paraId="7B33ED22" w14:textId="2C6B1DCB" w:rsidR="001C52F4" w:rsidRPr="00E15EF9" w:rsidRDefault="001C52F4" w:rsidP="000C5091">
      <w:pPr>
        <w:rPr>
          <w:b/>
          <w:bCs/>
          <w:highlight w:val="yellow"/>
          <w:rPrChange w:id="89" w:author="Pegger, Anja (INNIO)" w:date="2026-08-13T14:22:00Z" w16du:dateUtc="2026-08-13T12:22:00Z">
            <w:rPr>
              <w:b/>
              <w:bCs/>
            </w:rPr>
          </w:rPrChange>
        </w:rPr>
      </w:pPr>
      <w:del w:id="90" w:author="Pegger, Anja (INNIO)" w:date="2026-08-20T15:50:00Z" w16du:dateUtc="2026-08-20T13:50:00Z">
        <w:r w:rsidRPr="00E15EF9" w:rsidDel="00231D0B">
          <w:rPr>
            <w:b/>
            <w:bCs/>
            <w:highlight w:val="yellow"/>
            <w:rPrChange w:id="91" w:author="Pegger, Anja (INNIO)" w:date="2026-08-13T14:22:00Z" w16du:dateUtc="2026-08-13T12:22:00Z">
              <w:rPr>
                <w:b/>
                <w:bCs/>
              </w:rPr>
            </w:rPrChange>
          </w:rPr>
          <w:delText xml:space="preserve">COMPLETE </w:delText>
        </w:r>
      </w:del>
      <w:ins w:id="92" w:author="Pegger, Anja (INNIO)" w:date="2026-08-20T15:53:00Z" w16du:dateUtc="2026-08-20T13:53:00Z">
        <w:r w:rsidR="00F84B3B">
          <w:rPr>
            <w:b/>
            <w:bCs/>
            <w:highlight w:val="yellow"/>
          </w:rPr>
          <w:t xml:space="preserve"> INTEGRATED </w:t>
        </w:r>
      </w:ins>
      <w:r w:rsidR="004D2FB0" w:rsidRPr="00E15EF9">
        <w:rPr>
          <w:b/>
          <w:bCs/>
          <w:highlight w:val="yellow"/>
          <w:rPrChange w:id="93" w:author="Pegger, Anja (INNIO)" w:date="2026-08-13T14:22:00Z" w16du:dateUtc="2026-08-13T12:22:00Z">
            <w:rPr>
              <w:b/>
              <w:bCs/>
            </w:rPr>
          </w:rPrChange>
        </w:rPr>
        <w:t xml:space="preserve">ENGINE </w:t>
      </w:r>
      <w:r w:rsidR="002D19B4" w:rsidRPr="00E15EF9">
        <w:rPr>
          <w:b/>
          <w:bCs/>
          <w:highlight w:val="yellow"/>
          <w:rPrChange w:id="94" w:author="Pegger, Anja (INNIO)" w:date="2026-08-13T14:22:00Z" w16du:dateUtc="2026-08-13T12:22:00Z">
            <w:rPr>
              <w:b/>
              <w:bCs/>
            </w:rPr>
          </w:rPrChange>
        </w:rPr>
        <w:br/>
      </w:r>
      <w:r w:rsidR="004D2FB0" w:rsidRPr="00E15EF9">
        <w:rPr>
          <w:b/>
          <w:bCs/>
          <w:highlight w:val="yellow"/>
          <w:rPrChange w:id="95" w:author="Pegger, Anja (INNIO)" w:date="2026-08-13T14:22:00Z" w16du:dateUtc="2026-08-13T12:22:00Z">
            <w:rPr>
              <w:b/>
              <w:bCs/>
            </w:rPr>
          </w:rPrChange>
        </w:rPr>
        <w:t xml:space="preserve">AND COMPRESSOR </w:t>
      </w:r>
      <w:r w:rsidR="002D19B4" w:rsidRPr="00E15EF9">
        <w:rPr>
          <w:b/>
          <w:bCs/>
          <w:highlight w:val="yellow"/>
          <w:rPrChange w:id="96" w:author="Pegger, Anja (INNIO)" w:date="2026-08-13T14:22:00Z" w16du:dateUtc="2026-08-13T12:22:00Z">
            <w:rPr>
              <w:b/>
              <w:bCs/>
            </w:rPr>
          </w:rPrChange>
        </w:rPr>
        <w:br/>
      </w:r>
      <w:r w:rsidR="004D2FB0" w:rsidRPr="00E15EF9">
        <w:rPr>
          <w:b/>
          <w:bCs/>
          <w:highlight w:val="yellow"/>
          <w:rPrChange w:id="97" w:author="Pegger, Anja (INNIO)" w:date="2026-08-13T14:22:00Z" w16du:dateUtc="2026-08-13T12:22:00Z">
            <w:rPr>
              <w:b/>
              <w:bCs/>
            </w:rPr>
          </w:rPrChange>
        </w:rPr>
        <w:t>MONITORING</w:t>
      </w:r>
      <w:r w:rsidRPr="00E15EF9">
        <w:rPr>
          <w:b/>
          <w:bCs/>
          <w:highlight w:val="yellow"/>
          <w:rPrChange w:id="98" w:author="Pegger, Anja (INNIO)" w:date="2026-08-13T14:22:00Z" w16du:dateUtc="2026-08-13T12:22:00Z">
            <w:rPr>
              <w:b/>
              <w:bCs/>
            </w:rPr>
          </w:rPrChange>
        </w:rPr>
        <w:t>.</w:t>
      </w:r>
    </w:p>
    <w:p w14:paraId="00618067" w14:textId="77777777" w:rsidR="001C52F4" w:rsidRPr="00E15EF9" w:rsidRDefault="001C52F4" w:rsidP="00386031">
      <w:pPr>
        <w:pStyle w:val="ListParagraph"/>
        <w:numPr>
          <w:ilvl w:val="0"/>
          <w:numId w:val="1"/>
        </w:numPr>
        <w:rPr>
          <w:highlight w:val="yellow"/>
          <w:rPrChange w:id="99" w:author="Pegger, Anja (INNIO)" w:date="2026-08-13T14:22:00Z" w16du:dateUtc="2026-08-13T12:22:00Z">
            <w:rPr/>
          </w:rPrChange>
        </w:rPr>
      </w:pPr>
    </w:p>
    <w:p w14:paraId="02570B0D" w14:textId="17B49CB8" w:rsidR="00830305" w:rsidRPr="00E15EF9" w:rsidRDefault="67758FA3" w:rsidP="00830305">
      <w:pPr>
        <w:pStyle w:val="ListParagraph"/>
        <w:numPr>
          <w:ilvl w:val="0"/>
          <w:numId w:val="4"/>
        </w:numPr>
        <w:rPr>
          <w:highlight w:val="yellow"/>
          <w:rPrChange w:id="100" w:author="Pegger, Anja (INNIO)" w:date="2026-08-13T14:22:00Z" w16du:dateUtc="2026-08-13T12:22:00Z">
            <w:rPr/>
          </w:rPrChange>
        </w:rPr>
      </w:pPr>
      <w:r w:rsidRPr="00E15EF9">
        <w:rPr>
          <w:highlight w:val="yellow"/>
          <w:rPrChange w:id="101" w:author="Pegger, Anja (INNIO)" w:date="2026-08-13T14:22:00Z" w16du:dateUtc="2026-08-13T12:22:00Z">
            <w:rPr/>
          </w:rPrChange>
        </w:rPr>
        <w:t xml:space="preserve">The </w:t>
      </w:r>
      <w:r w:rsidR="002D55A9" w:rsidRPr="00E15EF9">
        <w:rPr>
          <w:highlight w:val="yellow"/>
          <w:rPrChange w:id="102" w:author="Pegger, Anja (INNIO)" w:date="2026-08-13T14:22:00Z" w16du:dateUtc="2026-08-13T12:22:00Z">
            <w:rPr/>
          </w:rPrChange>
        </w:rPr>
        <w:t xml:space="preserve">SkidIQ Gas Compression product suite, a cloud-based digital solution, </w:t>
      </w:r>
      <w:ins w:id="103" w:author="Pegger, Anja (INNIO)" w:date="2026-08-20T15:54:00Z" w16du:dateUtc="2026-08-20T13:54:00Z">
        <w:r w:rsidR="00275913">
          <w:rPr>
            <w:highlight w:val="yellow"/>
          </w:rPr>
          <w:t>is designed to</w:t>
        </w:r>
      </w:ins>
      <w:ins w:id="104" w:author="Pegger, Anja (INNIO)" w:date="2026-08-20T15:53:00Z" w16du:dateUtc="2026-08-20T13:53:00Z">
        <w:r w:rsidR="00F92043">
          <w:rPr>
            <w:highlight w:val="yellow"/>
          </w:rPr>
          <w:t xml:space="preserve"> </w:t>
        </w:r>
      </w:ins>
      <w:del w:id="105" w:author="Pegger, Anja (INNIO)" w:date="2026-08-20T15:50:00Z" w16du:dateUtc="2026-08-20T13:50:00Z">
        <w:r w:rsidR="002D55A9" w:rsidRPr="00E15EF9" w:rsidDel="001F043E">
          <w:rPr>
            <w:strike/>
            <w:highlight w:val="yellow"/>
            <w:rPrChange w:id="106" w:author="Pegger, Anja (INNIO)" w:date="2026-08-13T14:22:00Z" w16du:dateUtc="2026-08-13T12:22:00Z">
              <w:rPr>
                <w:strike/>
              </w:rPr>
            </w:rPrChange>
          </w:rPr>
          <w:delText>to</w:delText>
        </w:r>
        <w:r w:rsidR="002D55A9" w:rsidRPr="00E15EF9" w:rsidDel="001F043E">
          <w:rPr>
            <w:highlight w:val="yellow"/>
            <w:rPrChange w:id="107" w:author="Pegger, Anja (INNIO)" w:date="2026-08-13T14:22:00Z" w16du:dateUtc="2026-08-13T12:22:00Z">
              <w:rPr/>
            </w:rPrChange>
          </w:rPr>
          <w:delText xml:space="preserve"> </w:delText>
        </w:r>
      </w:del>
      <w:r w:rsidR="002D55A9" w:rsidRPr="00E15EF9">
        <w:rPr>
          <w:highlight w:val="yellow"/>
          <w:rPrChange w:id="108" w:author="Pegger, Anja (INNIO)" w:date="2026-08-13T14:22:00Z" w16du:dateUtc="2026-08-13T12:22:00Z">
            <w:rPr/>
          </w:rPrChange>
        </w:rPr>
        <w:t>help</w:t>
      </w:r>
      <w:del w:id="109" w:author="Pegger, Anja (INNIO)" w:date="2026-08-20T15:53:00Z" w16du:dateUtc="2026-08-20T13:53:00Z">
        <w:r w:rsidR="4C08E3E1" w:rsidRPr="00E15EF9" w:rsidDel="00F92043">
          <w:rPr>
            <w:highlight w:val="yellow"/>
            <w:rPrChange w:id="110" w:author="Pegger, Anja (INNIO)" w:date="2026-08-13T14:22:00Z" w16du:dateUtc="2026-08-13T12:22:00Z">
              <w:rPr/>
            </w:rPrChange>
          </w:rPr>
          <w:delText>s</w:delText>
        </w:r>
      </w:del>
      <w:r w:rsidR="002D55A9" w:rsidRPr="00E15EF9">
        <w:rPr>
          <w:highlight w:val="yellow"/>
          <w:rPrChange w:id="111" w:author="Pegger, Anja (INNIO)" w:date="2026-08-13T14:22:00Z" w16du:dateUtc="2026-08-13T12:22:00Z">
            <w:rPr/>
          </w:rPrChange>
        </w:rPr>
        <w:t xml:space="preserve"> operators improve efficiency, </w:t>
      </w:r>
      <w:ins w:id="112" w:author="Pegger, Anja (INNIO)" w:date="2026-08-20T15:54:00Z" w16du:dateUtc="2026-08-20T13:54:00Z">
        <w:r w:rsidR="00691724">
          <w:rPr>
            <w:highlight w:val="yellow"/>
          </w:rPr>
          <w:t>support</w:t>
        </w:r>
      </w:ins>
      <w:del w:id="113" w:author="Pegger, Anja (INNIO)" w:date="2026-08-20T15:54:00Z" w16du:dateUtc="2026-08-20T13:54:00Z">
        <w:r w:rsidR="002D55A9" w:rsidRPr="00E15EF9" w:rsidDel="00691724">
          <w:rPr>
            <w:highlight w:val="yellow"/>
            <w:rPrChange w:id="114" w:author="Pegger, Anja (INNIO)" w:date="2026-08-13T14:22:00Z" w16du:dateUtc="2026-08-13T12:22:00Z">
              <w:rPr/>
            </w:rPrChange>
          </w:rPr>
          <w:delText>reduce</w:delText>
        </w:r>
      </w:del>
      <w:r w:rsidR="002D55A9" w:rsidRPr="00E15EF9">
        <w:rPr>
          <w:highlight w:val="yellow"/>
          <w:rPrChange w:id="115" w:author="Pegger, Anja (INNIO)" w:date="2026-08-13T14:22:00Z" w16du:dateUtc="2026-08-13T12:22:00Z">
            <w:rPr/>
          </w:rPrChange>
        </w:rPr>
        <w:t xml:space="preserve"> emission</w:t>
      </w:r>
      <w:ins w:id="116" w:author="Pegger, Anja (INNIO)" w:date="2026-08-20T15:54:00Z" w16du:dateUtc="2026-08-20T13:54:00Z">
        <w:r w:rsidR="00275913">
          <w:rPr>
            <w:highlight w:val="yellow"/>
          </w:rPr>
          <w:t>s</w:t>
        </w:r>
        <w:r w:rsidR="00691724">
          <w:rPr>
            <w:highlight w:val="yellow"/>
          </w:rPr>
          <w:t xml:space="preserve"> reduction</w:t>
        </w:r>
      </w:ins>
      <w:del w:id="117" w:author="Pegger, Anja (INNIO)" w:date="2026-08-20T15:54:00Z" w16du:dateUtc="2026-08-20T13:54:00Z">
        <w:r w:rsidR="002D55A9" w:rsidRPr="00E15EF9" w:rsidDel="00691724">
          <w:rPr>
            <w:highlight w:val="yellow"/>
            <w:rPrChange w:id="118" w:author="Pegger, Anja (INNIO)" w:date="2026-08-13T14:22:00Z" w16du:dateUtc="2026-08-13T12:22:00Z">
              <w:rPr/>
            </w:rPrChange>
          </w:rPr>
          <w:delText>s</w:delText>
        </w:r>
      </w:del>
      <w:r w:rsidR="002D55A9" w:rsidRPr="00E15EF9">
        <w:rPr>
          <w:highlight w:val="yellow"/>
          <w:rPrChange w:id="119" w:author="Pegger, Anja (INNIO)" w:date="2026-08-13T14:22:00Z" w16du:dateUtc="2026-08-13T12:22:00Z">
            <w:rPr/>
          </w:rPrChange>
        </w:rPr>
        <w:t xml:space="preserve"> and reduce operating expenses.</w:t>
      </w:r>
    </w:p>
    <w:p w14:paraId="6B3A33F3" w14:textId="000084D6" w:rsidR="000C3F0B" w:rsidRPr="00E15EF9" w:rsidRDefault="000C3F0B" w:rsidP="00830305">
      <w:pPr>
        <w:pStyle w:val="ListParagraph"/>
        <w:numPr>
          <w:ilvl w:val="0"/>
          <w:numId w:val="4"/>
        </w:numPr>
        <w:rPr>
          <w:highlight w:val="yellow"/>
          <w:rPrChange w:id="120" w:author="Pegger, Anja (INNIO)" w:date="2026-08-13T14:22:00Z" w16du:dateUtc="2026-08-13T12:22:00Z">
            <w:rPr/>
          </w:rPrChange>
        </w:rPr>
      </w:pPr>
      <w:r w:rsidRPr="00E15EF9">
        <w:rPr>
          <w:highlight w:val="yellow"/>
          <w:rPrChange w:id="121" w:author="Pegger, Anja (INNIO)" w:date="2026-08-13T14:22:00Z" w16du:dateUtc="2026-08-13T12:22:00Z">
            <w:rPr/>
          </w:rPrChange>
        </w:rPr>
        <w:t xml:space="preserve">By combining Waukesha engine analytics with real-time compressor monitoring and optimization </w:t>
      </w:r>
      <w:ins w:id="122" w:author="Pegger, Anja (INNIO)" w:date="2026-08-20T15:57:00Z" w16du:dateUtc="2026-08-20T13:57:00Z">
        <w:r w:rsidR="00FF6AC8">
          <w:rPr>
            <w:highlight w:val="yellow"/>
          </w:rPr>
          <w:t>capabilities</w:t>
        </w:r>
      </w:ins>
      <w:del w:id="123" w:author="Pegger, Anja (INNIO)" w:date="2026-08-20T15:56:00Z" w16du:dateUtc="2026-08-20T13:56:00Z">
        <w:r w:rsidRPr="00E15EF9" w:rsidDel="00FF6AC8">
          <w:rPr>
            <w:highlight w:val="yellow"/>
            <w:rPrChange w:id="124" w:author="Pegger, Anja (INNIO)" w:date="2026-08-13T14:22:00Z" w16du:dateUtc="2026-08-13T12:22:00Z">
              <w:rPr/>
            </w:rPrChange>
          </w:rPr>
          <w:delText>technology</w:delText>
        </w:r>
      </w:del>
      <w:r w:rsidRPr="00E15EF9">
        <w:rPr>
          <w:highlight w:val="yellow"/>
          <w:rPrChange w:id="125" w:author="Pegger, Anja (INNIO)" w:date="2026-08-13T14:22:00Z" w16du:dateUtc="2026-08-13T12:22:00Z">
            <w:rPr/>
          </w:rPrChange>
        </w:rPr>
        <w:t xml:space="preserve">, SkidIQ </w:t>
      </w:r>
      <w:ins w:id="126" w:author="Pegger, Anja (INNIO)" w:date="2026-08-20T15:56:00Z" w16du:dateUtc="2026-08-20T13:56:00Z">
        <w:r w:rsidR="00606850">
          <w:rPr>
            <w:highlight w:val="yellow"/>
          </w:rPr>
          <w:t>pro</w:t>
        </w:r>
        <w:r w:rsidR="006A5D82">
          <w:rPr>
            <w:highlight w:val="yellow"/>
          </w:rPr>
          <w:t>vides</w:t>
        </w:r>
      </w:ins>
      <w:del w:id="127" w:author="Pegger, Anja (INNIO)" w:date="2026-08-20T15:56:00Z" w16du:dateUtc="2026-08-20T13:56:00Z">
        <w:r w:rsidR="21E2F67F" w:rsidRPr="00E15EF9" w:rsidDel="00606850">
          <w:rPr>
            <w:highlight w:val="yellow"/>
            <w:rPrChange w:id="128" w:author="Pegger, Anja (INNIO)" w:date="2026-08-13T14:22:00Z" w16du:dateUtc="2026-08-13T12:22:00Z">
              <w:rPr/>
            </w:rPrChange>
          </w:rPr>
          <w:delText xml:space="preserve">enhances </w:delText>
        </w:r>
        <w:r w:rsidRPr="00E15EF9" w:rsidDel="00606850">
          <w:rPr>
            <w:highlight w:val="yellow"/>
            <w:rPrChange w:id="129" w:author="Pegger, Anja (INNIO)" w:date="2026-08-13T14:22:00Z" w16du:dateUtc="2026-08-13T12:22:00Z">
              <w:rPr/>
            </w:rPrChange>
          </w:rPr>
          <w:delText xml:space="preserve">the </w:delText>
        </w:r>
      </w:del>
      <w:del w:id="130" w:author="Pegger, Anja (INNIO)" w:date="2026-08-20T15:51:00Z" w16du:dateUtc="2026-08-20T13:51:00Z">
        <w:r w:rsidRPr="00E15EF9" w:rsidDel="001F043E">
          <w:rPr>
            <w:highlight w:val="yellow"/>
            <w:rPrChange w:id="131" w:author="Pegger, Anja (INNIO)" w:date="2026-08-13T14:22:00Z" w16du:dateUtc="2026-08-13T12:22:00Z">
              <w:rPr/>
            </w:rPrChange>
          </w:rPr>
          <w:delText xml:space="preserve">full </w:delText>
        </w:r>
      </w:del>
      <w:del w:id="132" w:author="Pegger, Anja (INNIO)" w:date="2026-08-20T15:56:00Z" w16du:dateUtc="2026-08-20T13:56:00Z">
        <w:r w:rsidRPr="00E15EF9" w:rsidDel="00606850">
          <w:rPr>
            <w:highlight w:val="yellow"/>
            <w:rPrChange w:id="133" w:author="Pegger, Anja (INNIO)" w:date="2026-08-13T14:22:00Z" w16du:dateUtc="2026-08-13T12:22:00Z">
              <w:rPr/>
            </w:rPrChange>
          </w:rPr>
          <w:delText xml:space="preserve">skid package in </w:delText>
        </w:r>
      </w:del>
      <w:r w:rsidRPr="00E15EF9">
        <w:rPr>
          <w:highlight w:val="yellow"/>
          <w:rPrChange w:id="134" w:author="Pegger, Anja (INNIO)" w:date="2026-08-13T14:22:00Z" w16du:dateUtc="2026-08-13T12:22:00Z">
            <w:rPr/>
          </w:rPrChange>
        </w:rPr>
        <w:t xml:space="preserve">an integrated </w:t>
      </w:r>
      <w:del w:id="135" w:author="Pegger, Anja (INNIO)" w:date="2026-08-20T15:56:00Z" w16du:dateUtc="2026-08-20T13:56:00Z">
        <w:r w:rsidRPr="00E15EF9" w:rsidDel="006A5D82">
          <w:rPr>
            <w:highlight w:val="yellow"/>
            <w:rPrChange w:id="136" w:author="Pegger, Anja (INNIO)" w:date="2026-08-13T14:22:00Z" w16du:dateUtc="2026-08-13T12:22:00Z">
              <w:rPr/>
            </w:rPrChange>
          </w:rPr>
          <w:delText xml:space="preserve">and user-friendly </w:delText>
        </w:r>
      </w:del>
      <w:r w:rsidRPr="00E15EF9">
        <w:rPr>
          <w:highlight w:val="yellow"/>
          <w:rPrChange w:id="137" w:author="Pegger, Anja (INNIO)" w:date="2026-08-13T14:22:00Z" w16du:dateUtc="2026-08-13T12:22:00Z">
            <w:rPr/>
          </w:rPrChange>
        </w:rPr>
        <w:t>platform</w:t>
      </w:r>
      <w:ins w:id="138" w:author="Pegger, Anja (INNIO)" w:date="2026-08-20T15:56:00Z" w16du:dateUtc="2026-08-20T13:56:00Z">
        <w:r w:rsidR="006A5D82">
          <w:rPr>
            <w:highlight w:val="yellow"/>
          </w:rPr>
          <w:t xml:space="preserve"> for monitoring and managing the full skid package</w:t>
        </w:r>
      </w:ins>
      <w:r w:rsidRPr="00E15EF9">
        <w:rPr>
          <w:highlight w:val="yellow"/>
          <w:rPrChange w:id="139" w:author="Pegger, Anja (INNIO)" w:date="2026-08-13T14:22:00Z" w16du:dateUtc="2026-08-13T12:22:00Z">
            <w:rPr/>
          </w:rPrChange>
        </w:rPr>
        <w:t>.</w:t>
      </w:r>
    </w:p>
    <w:p w14:paraId="60E28715" w14:textId="1E740511" w:rsidR="005A3B96" w:rsidRPr="00E15EF9" w:rsidRDefault="005B131D" w:rsidP="005A3B96">
      <w:pPr>
        <w:pStyle w:val="ListParagraph"/>
        <w:numPr>
          <w:ilvl w:val="0"/>
          <w:numId w:val="4"/>
        </w:numPr>
        <w:rPr>
          <w:highlight w:val="yellow"/>
          <w:rPrChange w:id="140" w:author="Pegger, Anja (INNIO)" w:date="2026-08-13T14:22:00Z" w16du:dateUtc="2026-08-13T12:22:00Z">
            <w:rPr/>
          </w:rPrChange>
        </w:rPr>
      </w:pPr>
      <w:ins w:id="141" w:author="Pegger, Anja (INNIO)" w:date="2026-08-20T15:57:00Z" w16du:dateUtc="2026-08-20T13:57:00Z">
        <w:r w:rsidRPr="00D04481">
          <w:rPr>
            <w:rFonts w:eastAsiaTheme="minorEastAsia"/>
            <w:highlight w:val="yellow"/>
          </w:rPr>
          <w:t>SkidIQ</w:t>
        </w:r>
        <w:r w:rsidRPr="005B131D" w:rsidDel="005B131D">
          <w:rPr>
            <w:rFonts w:eastAsiaTheme="minorEastAsia"/>
            <w:highlight w:val="yellow"/>
          </w:rPr>
          <w:t xml:space="preserve"> </w:t>
        </w:r>
        <w:r>
          <w:rPr>
            <w:rFonts w:eastAsiaTheme="minorEastAsia"/>
            <w:highlight w:val="yellow"/>
          </w:rPr>
          <w:t xml:space="preserve">enables </w:t>
        </w:r>
      </w:ins>
      <w:del w:id="142" w:author="Pegger, Anja (INNIO)" w:date="2026-08-20T15:57:00Z" w16du:dateUtc="2026-08-20T13:57:00Z">
        <w:r w:rsidR="005A3B96" w:rsidRPr="00E15EF9" w:rsidDel="005B131D">
          <w:rPr>
            <w:rFonts w:eastAsiaTheme="minorEastAsia"/>
            <w:highlight w:val="yellow"/>
            <w:rPrChange w:id="143" w:author="Pegger, Anja (INNIO)" w:date="2026-08-13T14:22:00Z" w16du:dateUtc="2026-08-13T12:22:00Z">
              <w:rPr>
                <w:rFonts w:eastAsiaTheme="minorEastAsia"/>
              </w:rPr>
            </w:rPrChange>
          </w:rPr>
          <w:delText xml:space="preserve">With </w:delText>
        </w:r>
      </w:del>
      <w:r w:rsidR="005A3B96" w:rsidRPr="00E15EF9">
        <w:rPr>
          <w:rFonts w:eastAsiaTheme="minorEastAsia"/>
          <w:highlight w:val="yellow"/>
          <w:rPrChange w:id="144" w:author="Pegger, Anja (INNIO)" w:date="2026-08-13T14:22:00Z" w16du:dateUtc="2026-08-13T12:22:00Z">
            <w:rPr>
              <w:rFonts w:eastAsiaTheme="minorEastAsia"/>
            </w:rPr>
          </w:rPrChange>
        </w:rPr>
        <w:t xml:space="preserve">operators </w:t>
      </w:r>
      <w:ins w:id="145" w:author="Pegger, Anja (INNIO)" w:date="2026-08-20T15:57:00Z" w16du:dateUtc="2026-08-20T13:57:00Z">
        <w:r>
          <w:rPr>
            <w:rFonts w:eastAsiaTheme="minorEastAsia"/>
            <w:highlight w:val="yellow"/>
          </w:rPr>
          <w:t xml:space="preserve">to </w:t>
        </w:r>
      </w:ins>
      <w:r w:rsidR="005A3B96" w:rsidRPr="00E15EF9">
        <w:rPr>
          <w:rFonts w:eastAsiaTheme="minorEastAsia"/>
          <w:highlight w:val="yellow"/>
          <w:rPrChange w:id="146" w:author="Pegger, Anja (INNIO)" w:date="2026-08-13T14:22:00Z" w16du:dateUtc="2026-08-13T12:22:00Z">
            <w:rPr>
              <w:rFonts w:eastAsiaTheme="minorEastAsia"/>
            </w:rPr>
          </w:rPrChange>
        </w:rPr>
        <w:t>remotely monitor</w:t>
      </w:r>
      <w:del w:id="147" w:author="Pegger, Anja (INNIO)" w:date="2026-08-20T15:57:00Z" w16du:dateUtc="2026-08-20T13:57:00Z">
        <w:r w:rsidR="005A3B96" w:rsidRPr="00E15EF9" w:rsidDel="005B131D">
          <w:rPr>
            <w:rFonts w:eastAsiaTheme="minorEastAsia"/>
            <w:highlight w:val="yellow"/>
            <w:rPrChange w:id="148" w:author="Pegger, Anja (INNIO)" w:date="2026-08-13T14:22:00Z" w16du:dateUtc="2026-08-13T12:22:00Z">
              <w:rPr>
                <w:rFonts w:eastAsiaTheme="minorEastAsia"/>
              </w:rPr>
            </w:rPrChange>
          </w:rPr>
          <w:delText>ing</w:delText>
        </w:r>
      </w:del>
      <w:ins w:id="149" w:author="Pegger, Anja (INNIO)" w:date="2026-08-20T15:58:00Z" w16du:dateUtc="2026-08-20T13:58:00Z">
        <w:r w:rsidR="000A1C1D">
          <w:rPr>
            <w:rFonts w:eastAsiaTheme="minorEastAsia"/>
            <w:highlight w:val="yellow"/>
          </w:rPr>
          <w:t xml:space="preserve"> and</w:t>
        </w:r>
      </w:ins>
      <w:del w:id="150" w:author="Pegger, Anja (INNIO)" w:date="2026-08-20T15:58:00Z" w16du:dateUtc="2026-08-20T13:58:00Z">
        <w:r w:rsidR="005A3B96" w:rsidRPr="00E15EF9" w:rsidDel="000A1C1D">
          <w:rPr>
            <w:rFonts w:eastAsiaTheme="minorEastAsia"/>
            <w:highlight w:val="yellow"/>
            <w:rPrChange w:id="151" w:author="Pegger, Anja (INNIO)" w:date="2026-08-13T14:22:00Z" w16du:dateUtc="2026-08-13T12:22:00Z">
              <w:rPr>
                <w:rFonts w:eastAsiaTheme="minorEastAsia"/>
              </w:rPr>
            </w:rPrChange>
          </w:rPr>
          <w:delText>,</w:delText>
        </w:r>
      </w:del>
      <w:r w:rsidR="005A3B96" w:rsidRPr="00E15EF9">
        <w:rPr>
          <w:rFonts w:eastAsiaTheme="minorEastAsia"/>
          <w:highlight w:val="yellow"/>
          <w:rPrChange w:id="152" w:author="Pegger, Anja (INNIO)" w:date="2026-08-13T14:22:00Z" w16du:dateUtc="2026-08-13T12:22:00Z">
            <w:rPr>
              <w:rFonts w:eastAsiaTheme="minorEastAsia"/>
            </w:rPr>
          </w:rPrChange>
        </w:rPr>
        <w:t xml:space="preserve"> analyz</w:t>
      </w:r>
      <w:ins w:id="153" w:author="Pegger, Anja (INNIO)" w:date="2026-08-20T15:57:00Z" w16du:dateUtc="2026-08-20T13:57:00Z">
        <w:r>
          <w:rPr>
            <w:rFonts w:eastAsiaTheme="minorEastAsia"/>
            <w:highlight w:val="yellow"/>
          </w:rPr>
          <w:t>e</w:t>
        </w:r>
      </w:ins>
      <w:del w:id="154" w:author="Pegger, Anja (INNIO)" w:date="2026-08-20T15:57:00Z" w16du:dateUtc="2026-08-20T13:57:00Z">
        <w:r w:rsidR="005A3B96" w:rsidRPr="00E15EF9" w:rsidDel="005B131D">
          <w:rPr>
            <w:rFonts w:eastAsiaTheme="minorEastAsia"/>
            <w:highlight w:val="yellow"/>
            <w:rPrChange w:id="155" w:author="Pegger, Anja (INNIO)" w:date="2026-08-13T14:22:00Z" w16du:dateUtc="2026-08-13T12:22:00Z">
              <w:rPr>
                <w:rFonts w:eastAsiaTheme="minorEastAsia"/>
              </w:rPr>
            </w:rPrChange>
          </w:rPr>
          <w:delText>ing</w:delText>
        </w:r>
      </w:del>
      <w:del w:id="156" w:author="Pegger, Anja (INNIO)" w:date="2026-08-20T15:58:00Z" w16du:dateUtc="2026-08-20T13:58:00Z">
        <w:r w:rsidR="005A3B96" w:rsidRPr="00E15EF9" w:rsidDel="000A1C1D">
          <w:rPr>
            <w:rFonts w:eastAsiaTheme="minorEastAsia"/>
            <w:highlight w:val="yellow"/>
            <w:rPrChange w:id="157" w:author="Pegger, Anja (INNIO)" w:date="2026-08-13T14:22:00Z" w16du:dateUtc="2026-08-13T12:22:00Z">
              <w:rPr>
                <w:rFonts w:eastAsiaTheme="minorEastAsia"/>
              </w:rPr>
            </w:rPrChange>
          </w:rPr>
          <w:delText xml:space="preserve"> and </w:delText>
        </w:r>
        <w:r w:rsidR="009E0E77" w:rsidRPr="00E15EF9" w:rsidDel="000A1C1D">
          <w:rPr>
            <w:rFonts w:eastAsiaTheme="minorEastAsia"/>
            <w:highlight w:val="yellow"/>
            <w:rPrChange w:id="158" w:author="Pegger, Anja (INNIO)" w:date="2026-08-13T14:22:00Z" w16du:dateUtc="2026-08-13T12:22:00Z">
              <w:rPr>
                <w:rFonts w:eastAsiaTheme="minorEastAsia"/>
              </w:rPr>
            </w:rPrChange>
          </w:rPr>
          <w:delText>improving</w:delText>
        </w:r>
      </w:del>
      <w:r w:rsidR="009E0E77" w:rsidRPr="00E15EF9">
        <w:rPr>
          <w:rFonts w:eastAsiaTheme="minorEastAsia"/>
          <w:highlight w:val="yellow"/>
          <w:rPrChange w:id="159" w:author="Pegger, Anja (INNIO)" w:date="2026-08-13T14:22:00Z" w16du:dateUtc="2026-08-13T12:22:00Z">
            <w:rPr>
              <w:rFonts w:eastAsiaTheme="minorEastAsia"/>
            </w:rPr>
          </w:rPrChange>
        </w:rPr>
        <w:t xml:space="preserve"> </w:t>
      </w:r>
      <w:r w:rsidR="005A3B96" w:rsidRPr="00E15EF9">
        <w:rPr>
          <w:rFonts w:eastAsiaTheme="minorEastAsia"/>
          <w:highlight w:val="yellow"/>
          <w:rPrChange w:id="160" w:author="Pegger, Anja (INNIO)" w:date="2026-08-13T14:22:00Z" w16du:dateUtc="2026-08-13T12:22:00Z">
            <w:rPr>
              <w:rFonts w:eastAsiaTheme="minorEastAsia"/>
            </w:rPr>
          </w:rPrChange>
        </w:rPr>
        <w:t>full compressor skids in real time</w:t>
      </w:r>
      <w:ins w:id="161" w:author="Pegger, Anja (INNIO)" w:date="2026-08-20T15:59:00Z" w16du:dateUtc="2026-08-20T13:59:00Z">
        <w:r w:rsidR="00D848A4">
          <w:rPr>
            <w:rFonts w:eastAsiaTheme="minorEastAsia"/>
            <w:highlight w:val="yellow"/>
          </w:rPr>
          <w:t xml:space="preserve"> through an integrated engine and compressor </w:t>
        </w:r>
        <w:r w:rsidR="003656BE">
          <w:rPr>
            <w:rFonts w:eastAsiaTheme="minorEastAsia"/>
            <w:highlight w:val="yellow"/>
          </w:rPr>
          <w:t>monitoring platform</w:t>
        </w:r>
      </w:ins>
      <w:del w:id="162" w:author="Pegger, Anja (INNIO)" w:date="2026-08-20T15:59:00Z" w16du:dateUtc="2026-08-20T13:59:00Z">
        <w:r w:rsidR="005A3B96" w:rsidRPr="00E15EF9" w:rsidDel="00D848A4">
          <w:rPr>
            <w:rFonts w:eastAsiaTheme="minorEastAsia"/>
            <w:highlight w:val="yellow"/>
            <w:rPrChange w:id="163" w:author="Pegger, Anja (INNIO)" w:date="2026-08-13T14:22:00Z" w16du:dateUtc="2026-08-13T12:22:00Z">
              <w:rPr>
                <w:rFonts w:eastAsiaTheme="minorEastAsia"/>
              </w:rPr>
            </w:rPrChange>
          </w:rPr>
          <w:delText xml:space="preserve">, </w:delText>
        </w:r>
      </w:del>
      <w:del w:id="164" w:author="Pegger, Anja (INNIO)" w:date="2026-08-20T15:57:00Z" w16du:dateUtc="2026-08-20T13:57:00Z">
        <w:r w:rsidR="005A3B96" w:rsidRPr="00E15EF9" w:rsidDel="005B131D">
          <w:rPr>
            <w:rFonts w:eastAsiaTheme="minorEastAsia"/>
            <w:highlight w:val="yellow"/>
            <w:rPrChange w:id="165" w:author="Pegger, Anja (INNIO)" w:date="2026-08-13T14:22:00Z" w16du:dateUtc="2026-08-13T12:22:00Z">
              <w:rPr>
                <w:rFonts w:eastAsiaTheme="minorEastAsia"/>
              </w:rPr>
            </w:rPrChange>
          </w:rPr>
          <w:delText xml:space="preserve">SkidIQ </w:delText>
        </w:r>
      </w:del>
      <w:del w:id="166" w:author="Pegger, Anja (INNIO)" w:date="2026-08-20T15:59:00Z" w16du:dateUtc="2026-08-20T13:59:00Z">
        <w:r w:rsidR="005A3B96" w:rsidRPr="00E15EF9" w:rsidDel="00D848A4">
          <w:rPr>
            <w:rFonts w:eastAsiaTheme="minorEastAsia"/>
            <w:highlight w:val="yellow"/>
            <w:rPrChange w:id="167" w:author="Pegger, Anja (INNIO)" w:date="2026-08-13T14:22:00Z" w16du:dateUtc="2026-08-13T12:22:00Z">
              <w:rPr>
                <w:rFonts w:eastAsiaTheme="minorEastAsia"/>
              </w:rPr>
            </w:rPrChange>
          </w:rPr>
          <w:delText xml:space="preserve">marks a milestone in </w:delText>
        </w:r>
        <w:r w:rsidR="0054129C" w:rsidRPr="00E15EF9" w:rsidDel="00D848A4">
          <w:rPr>
            <w:rFonts w:eastAsiaTheme="minorEastAsia"/>
            <w:highlight w:val="yellow"/>
            <w:rPrChange w:id="168" w:author="Pegger, Anja (INNIO)" w:date="2026-08-13T14:22:00Z" w16du:dateUtc="2026-08-13T12:22:00Z">
              <w:rPr>
                <w:rFonts w:eastAsiaTheme="minorEastAsia"/>
              </w:rPr>
            </w:rPrChange>
          </w:rPr>
          <w:delText xml:space="preserve">compressor plus engine, </w:delText>
        </w:r>
        <w:r w:rsidR="00941C8D" w:rsidRPr="00E15EF9" w:rsidDel="00D848A4">
          <w:rPr>
            <w:rFonts w:eastAsiaTheme="minorEastAsia"/>
            <w:highlight w:val="yellow"/>
            <w:rPrChange w:id="169" w:author="Pegger, Anja (INNIO)" w:date="2026-08-13T14:22:00Z" w16du:dateUtc="2026-08-13T12:22:00Z">
              <w:rPr>
                <w:rFonts w:eastAsiaTheme="minorEastAsia"/>
              </w:rPr>
            </w:rPrChange>
          </w:rPr>
          <w:delText>full skid package</w:delText>
        </w:r>
      </w:del>
      <w:r w:rsidR="00941C8D" w:rsidRPr="00E15EF9">
        <w:rPr>
          <w:rFonts w:eastAsiaTheme="minorEastAsia"/>
          <w:highlight w:val="yellow"/>
          <w:rPrChange w:id="170" w:author="Pegger, Anja (INNIO)" w:date="2026-08-13T14:22:00Z" w16du:dateUtc="2026-08-13T12:22:00Z">
            <w:rPr>
              <w:rFonts w:eastAsiaTheme="minorEastAsia"/>
            </w:rPr>
          </w:rPrChange>
        </w:rPr>
        <w:t xml:space="preserve"> monitoring.  </w:t>
      </w:r>
    </w:p>
    <w:p w14:paraId="5A909CBB" w14:textId="6906D25F" w:rsidR="003E4B30" w:rsidRPr="00E15EF9" w:rsidRDefault="009451AE" w:rsidP="003E4B30">
      <w:pPr>
        <w:pStyle w:val="ListParagraph"/>
        <w:numPr>
          <w:ilvl w:val="0"/>
          <w:numId w:val="4"/>
        </w:numPr>
        <w:rPr>
          <w:highlight w:val="yellow"/>
          <w:rPrChange w:id="171" w:author="Pegger, Anja (INNIO)" w:date="2026-08-13T14:22:00Z" w16du:dateUtc="2026-08-13T12:22:00Z">
            <w:rPr/>
          </w:rPrChange>
        </w:rPr>
      </w:pPr>
      <w:r w:rsidRPr="00E15EF9">
        <w:rPr>
          <w:highlight w:val="yellow"/>
          <w:rPrChange w:id="172" w:author="Pegger, Anja (INNIO)" w:date="2026-08-13T14:22:00Z" w16du:dateUtc="2026-08-13T12:22:00Z">
            <w:rPr/>
          </w:rPrChange>
        </w:rPr>
        <w:t xml:space="preserve">Old case study at the bottom. Exchange it for this one – </w:t>
      </w:r>
      <w:r w:rsidR="004334BA" w:rsidRPr="00E15EF9">
        <w:rPr>
          <w:highlight w:val="yellow"/>
          <w:rPrChange w:id="173" w:author="Pegger, Anja (INNIO)" w:date="2026-08-13T14:22:00Z" w16du:dateUtc="2026-08-13T12:22:00Z">
            <w:rPr/>
          </w:rPrChange>
        </w:rPr>
        <w:fldChar w:fldCharType="begin"/>
      </w:r>
      <w:r w:rsidR="004334BA" w:rsidRPr="00E15EF9">
        <w:rPr>
          <w:highlight w:val="yellow"/>
          <w:rPrChange w:id="174" w:author="Pegger, Anja (INNIO)" w:date="2026-08-13T14:22:00Z" w16du:dateUtc="2026-08-13T12:22:00Z">
            <w:rPr/>
          </w:rPrChange>
        </w:rPr>
        <w:instrText>HYPERLINK "https://www.waukeshaengine.com/more-than-merely-monitoring/"</w:instrText>
      </w:r>
      <w:r w:rsidR="004334BA" w:rsidRPr="00E84517">
        <w:rPr>
          <w:highlight w:val="yellow"/>
        </w:rPr>
      </w:r>
      <w:r w:rsidR="004334BA" w:rsidRPr="00E15EF9">
        <w:rPr>
          <w:highlight w:val="yellow"/>
          <w:rPrChange w:id="175" w:author="Pegger, Anja (INNIO)" w:date="2026-08-13T14:22:00Z" w16du:dateUtc="2026-08-13T12:22:00Z">
            <w:rPr/>
          </w:rPrChange>
        </w:rPr>
        <w:fldChar w:fldCharType="separate"/>
      </w:r>
      <w:r w:rsidR="004334BA" w:rsidRPr="00E15EF9">
        <w:rPr>
          <w:rStyle w:val="Hyperlink"/>
          <w:highlight w:val="yellow"/>
          <w:rPrChange w:id="176" w:author="Pegger, Anja (INNIO)" w:date="2026-08-13T14:22:00Z" w16du:dateUtc="2026-08-13T12:22:00Z">
            <w:rPr>
              <w:rStyle w:val="Hyperlink"/>
            </w:rPr>
          </w:rPrChange>
        </w:rPr>
        <w:t>https://www.waukeshaengine.com/more-than-merely-monitoring/</w:t>
      </w:r>
      <w:r w:rsidR="004334BA" w:rsidRPr="00E15EF9">
        <w:rPr>
          <w:highlight w:val="yellow"/>
          <w:rPrChange w:id="177" w:author="Pegger, Anja (INNIO)" w:date="2026-08-13T14:22:00Z" w16du:dateUtc="2026-08-13T12:22:00Z">
            <w:rPr/>
          </w:rPrChange>
        </w:rPr>
        <w:fldChar w:fldCharType="end"/>
      </w:r>
      <w:r w:rsidR="004334BA" w:rsidRPr="00E15EF9">
        <w:rPr>
          <w:highlight w:val="yellow"/>
          <w:rPrChange w:id="178" w:author="Pegger, Anja (INNIO)" w:date="2026-08-13T14:22:00Z" w16du:dateUtc="2026-08-13T12:22:00Z">
            <w:rPr/>
          </w:rPrChange>
        </w:rPr>
        <w:t xml:space="preserve">.  </w:t>
      </w:r>
      <w:r w:rsidR="00D06579" w:rsidRPr="00E15EF9">
        <w:rPr>
          <w:highlight w:val="yellow"/>
          <w:rPrChange w:id="179" w:author="Pegger, Anja (INNIO)" w:date="2026-08-13T14:22:00Z" w16du:dateUtc="2026-08-13T12:22:00Z">
            <w:rPr/>
          </w:rPrChange>
        </w:rPr>
        <w:t xml:space="preserve"> The new case study does not include mention of Detechtion at all</w:t>
      </w:r>
    </w:p>
    <w:p w14:paraId="60CB8D56" w14:textId="5397831C" w:rsidR="00DF2721" w:rsidRDefault="00DF2721" w:rsidP="00DF2721">
      <w:pPr>
        <w:pStyle w:val="Heading3"/>
        <w:shd w:val="clear" w:color="auto" w:fill="286446"/>
        <w:spacing w:before="0" w:after="0" w:line="703" w:lineRule="atLeast"/>
        <w:jc w:val="center"/>
        <w:rPr>
          <w:rFonts w:ascii="Overpass" w:hAnsi="Overpass"/>
          <w:caps/>
          <w:color w:val="FFFFFF"/>
          <w:sz w:val="56"/>
          <w:szCs w:val="56"/>
        </w:rPr>
      </w:pPr>
      <w:r>
        <w:rPr>
          <w:rFonts w:ascii="Overpass" w:hAnsi="Overpass"/>
          <w:caps/>
          <w:color w:val="FFFFFF"/>
          <w:sz w:val="56"/>
          <w:szCs w:val="56"/>
        </w:rPr>
        <w:t>key features</w:t>
      </w:r>
    </w:p>
    <w:p w14:paraId="01ECF787" w14:textId="6CDB9433" w:rsidR="006C69C5" w:rsidRPr="00273DBF" w:rsidDel="00EC07E2" w:rsidRDefault="00EC07E2" w:rsidP="003E4B30">
      <w:pPr>
        <w:rPr>
          <w:del w:id="180" w:author="Pegger, Anja (INNIO)" w:date="2026-08-20T16:01:00Z" w16du:dateUtc="2026-08-20T14:01:00Z"/>
          <w:b/>
          <w:bCs/>
          <w:highlight w:val="yellow"/>
          <w:rPrChange w:id="181" w:author="Pegger, Anja (INNIO)" w:date="2026-08-13T14:33:00Z" w16du:dateUtc="2026-08-13T12:33:00Z">
            <w:rPr>
              <w:del w:id="182" w:author="Pegger, Anja (INNIO)" w:date="2026-08-20T16:01:00Z" w16du:dateUtc="2026-08-20T14:01:00Z"/>
              <w:b/>
              <w:bCs/>
            </w:rPr>
          </w:rPrChange>
        </w:rPr>
      </w:pPr>
      <w:ins w:id="183" w:author="Pegger, Anja (INNIO)" w:date="2026-08-20T16:01:00Z">
        <w:r w:rsidRPr="00EC07E2">
          <w:rPr>
            <w:b/>
            <w:bCs/>
            <w:highlight w:val="yellow"/>
          </w:rPr>
          <w:t>SkidIQ is a cloud-based platform for natural gas compressor operators and gas compression leasing companies, providing tools to monitor engine and compressor performance and identify potential issues, with features including:</w:t>
        </w:r>
      </w:ins>
      <w:del w:id="184" w:author="Pegger, Anja (INNIO)" w:date="2026-08-20T16:01:00Z" w16du:dateUtc="2026-08-20T14:01:00Z">
        <w:r w:rsidR="006C69C5" w:rsidRPr="00273DBF" w:rsidDel="00EC07E2">
          <w:rPr>
            <w:b/>
            <w:bCs/>
            <w:highlight w:val="yellow"/>
            <w:rPrChange w:id="185" w:author="Pegger, Anja (INNIO)" w:date="2026-08-13T14:33:00Z" w16du:dateUtc="2026-08-13T12:33:00Z">
              <w:rPr>
                <w:b/>
                <w:bCs/>
              </w:rPr>
            </w:rPrChange>
          </w:rPr>
          <w:delText xml:space="preserve">The </w:delText>
        </w:r>
      </w:del>
      <w:del w:id="186" w:author="Pegger, Anja (INNIO)" w:date="2026-08-20T16:00:00Z" w16du:dateUtc="2026-08-20T14:00:00Z">
        <w:r w:rsidR="006C69C5" w:rsidRPr="00273DBF" w:rsidDel="001445B2">
          <w:rPr>
            <w:b/>
            <w:bCs/>
            <w:highlight w:val="yellow"/>
            <w:rPrChange w:id="187" w:author="Pegger, Anja (INNIO)" w:date="2026-08-13T14:33:00Z" w16du:dateUtc="2026-08-13T12:33:00Z">
              <w:rPr>
                <w:b/>
                <w:bCs/>
              </w:rPr>
            </w:rPrChange>
          </w:rPr>
          <w:delText xml:space="preserve">innovative </w:delText>
        </w:r>
      </w:del>
      <w:del w:id="188" w:author="Pegger, Anja (INNIO)" w:date="2026-08-20T16:01:00Z" w16du:dateUtc="2026-08-20T14:01:00Z">
        <w:r w:rsidR="006C69C5" w:rsidRPr="00273DBF" w:rsidDel="00EC07E2">
          <w:rPr>
            <w:b/>
            <w:bCs/>
            <w:highlight w:val="yellow"/>
            <w:rPrChange w:id="189" w:author="Pegger, Anja (INNIO)" w:date="2026-08-13T14:33:00Z" w16du:dateUtc="2026-08-13T12:33:00Z">
              <w:rPr>
                <w:b/>
                <w:bCs/>
              </w:rPr>
            </w:rPrChange>
          </w:rPr>
          <w:delText>solution for natural gas compressor operators and gas compression leasing companies, SkidIQ’s single cloud-based platform enable</w:delText>
        </w:r>
      </w:del>
      <w:del w:id="190" w:author="Pegger, Anja (INNIO)" w:date="2026-08-20T16:00:00Z" w16du:dateUtc="2026-08-20T14:00:00Z">
        <w:r w:rsidR="006C69C5" w:rsidRPr="00273DBF" w:rsidDel="001445B2">
          <w:rPr>
            <w:b/>
            <w:bCs/>
            <w:highlight w:val="yellow"/>
            <w:rPrChange w:id="191" w:author="Pegger, Anja (INNIO)" w:date="2026-08-13T14:33:00Z" w16du:dateUtc="2026-08-13T12:33:00Z">
              <w:rPr>
                <w:b/>
                <w:bCs/>
              </w:rPr>
            </w:rPrChange>
          </w:rPr>
          <w:delText>s</w:delText>
        </w:r>
      </w:del>
      <w:del w:id="192" w:author="Pegger, Anja (INNIO)" w:date="2026-08-20T16:01:00Z" w16du:dateUtc="2026-08-20T14:01:00Z">
        <w:r w:rsidR="006C69C5" w:rsidRPr="00273DBF" w:rsidDel="00EC07E2">
          <w:rPr>
            <w:b/>
            <w:bCs/>
            <w:highlight w:val="yellow"/>
            <w:rPrChange w:id="193" w:author="Pegger, Anja (INNIO)" w:date="2026-08-13T14:33:00Z" w16du:dateUtc="2026-08-13T12:33:00Z">
              <w:rPr>
                <w:b/>
                <w:bCs/>
              </w:rPr>
            </w:rPrChange>
          </w:rPr>
          <w:delText xml:space="preserve"> operators to quickly identify and resolve issues for</w:delText>
        </w:r>
        <w:r w:rsidR="009A7980" w:rsidRPr="00273DBF" w:rsidDel="00EC07E2">
          <w:rPr>
            <w:b/>
            <w:bCs/>
            <w:highlight w:val="yellow"/>
            <w:rPrChange w:id="194" w:author="Pegger, Anja (INNIO)" w:date="2026-08-13T14:33:00Z" w16du:dateUtc="2026-08-13T12:33:00Z">
              <w:rPr>
                <w:b/>
                <w:bCs/>
              </w:rPr>
            </w:rPrChange>
          </w:rPr>
          <w:delText xml:space="preserve"> enhanced uptime</w:delText>
        </w:r>
        <w:r w:rsidR="006C69C5" w:rsidRPr="00273DBF" w:rsidDel="00EC07E2">
          <w:rPr>
            <w:b/>
            <w:bCs/>
            <w:highlight w:val="yellow"/>
            <w:rPrChange w:id="195" w:author="Pegger, Anja (INNIO)" w:date="2026-08-13T14:33:00Z" w16du:dateUtc="2026-08-13T12:33:00Z">
              <w:rPr>
                <w:b/>
                <w:bCs/>
              </w:rPr>
            </w:rPrChange>
          </w:rPr>
          <w:delText xml:space="preserve"> and</w:delText>
        </w:r>
        <w:r w:rsidR="009A7980" w:rsidRPr="00273DBF" w:rsidDel="00EC07E2">
          <w:rPr>
            <w:b/>
            <w:bCs/>
            <w:highlight w:val="yellow"/>
            <w:rPrChange w:id="196" w:author="Pegger, Anja (INNIO)" w:date="2026-08-13T14:33:00Z" w16du:dateUtc="2026-08-13T12:33:00Z">
              <w:rPr>
                <w:b/>
                <w:bCs/>
              </w:rPr>
            </w:rPrChange>
          </w:rPr>
          <w:delText xml:space="preserve"> improved</w:delText>
        </w:r>
        <w:r w:rsidR="006C69C5" w:rsidRPr="00273DBF" w:rsidDel="00EC07E2">
          <w:rPr>
            <w:b/>
            <w:bCs/>
            <w:highlight w:val="yellow"/>
            <w:rPrChange w:id="197" w:author="Pegger, Anja (INNIO)" w:date="2026-08-13T14:33:00Z" w16du:dateUtc="2026-08-13T12:33:00Z">
              <w:rPr>
                <w:b/>
                <w:bCs/>
              </w:rPr>
            </w:rPrChange>
          </w:rPr>
          <w:delText xml:space="preserve"> throughput – with features including:</w:delText>
        </w:r>
      </w:del>
    </w:p>
    <w:p w14:paraId="68664676" w14:textId="70842ED3" w:rsidR="000D0C3A" w:rsidRPr="00273DBF" w:rsidRDefault="000D0C3A" w:rsidP="000D0C3A">
      <w:pPr>
        <w:rPr>
          <w:b/>
          <w:bCs/>
          <w:highlight w:val="yellow"/>
          <w:rPrChange w:id="198" w:author="Pegger, Anja (INNIO)" w:date="2026-08-13T14:33:00Z" w16du:dateUtc="2026-08-13T12:33:00Z">
            <w:rPr>
              <w:b/>
              <w:bCs/>
            </w:rPr>
          </w:rPrChange>
        </w:rPr>
      </w:pPr>
      <w:r w:rsidRPr="00273DBF">
        <w:rPr>
          <w:b/>
          <w:bCs/>
          <w:highlight w:val="yellow"/>
          <w:rPrChange w:id="199" w:author="Pegger, Anja (INNIO)" w:date="2026-08-13T14:33:00Z" w16du:dateUtc="2026-08-13T12:33:00Z">
            <w:rPr>
              <w:b/>
              <w:bCs/>
            </w:rPr>
          </w:rPrChange>
        </w:rPr>
        <w:t xml:space="preserve">Targeted </w:t>
      </w:r>
      <w:r w:rsidR="00FC678C" w:rsidRPr="00273DBF">
        <w:rPr>
          <w:b/>
          <w:bCs/>
          <w:highlight w:val="yellow"/>
          <w:rPrChange w:id="200" w:author="Pegger, Anja (INNIO)" w:date="2026-08-13T14:33:00Z" w16du:dateUtc="2026-08-13T12:33:00Z">
            <w:rPr>
              <w:b/>
              <w:bCs/>
            </w:rPr>
          </w:rPrChange>
        </w:rPr>
        <w:t>Diagnostics</w:t>
      </w:r>
    </w:p>
    <w:p w14:paraId="36AA1295" w14:textId="075E27CD" w:rsidR="000D0C3A" w:rsidRPr="00273DBF" w:rsidRDefault="00FC678C" w:rsidP="000D0C3A">
      <w:pPr>
        <w:rPr>
          <w:b/>
          <w:bCs/>
          <w:highlight w:val="yellow"/>
          <w:rPrChange w:id="201" w:author="Pegger, Anja (INNIO)" w:date="2026-08-13T14:33:00Z" w16du:dateUtc="2026-08-13T12:33:00Z">
            <w:rPr>
              <w:b/>
              <w:bCs/>
            </w:rPr>
          </w:rPrChange>
        </w:rPr>
      </w:pPr>
      <w:r w:rsidRPr="00273DBF">
        <w:rPr>
          <w:b/>
          <w:bCs/>
          <w:highlight w:val="yellow"/>
          <w:rPrChange w:id="202" w:author="Pegger, Anja (INNIO)" w:date="2026-08-13T14:33:00Z" w16du:dateUtc="2026-08-13T12:33:00Z">
            <w:rPr>
              <w:b/>
              <w:bCs/>
            </w:rPr>
          </w:rPrChange>
        </w:rPr>
        <w:t xml:space="preserve">Engine diagnostics with direct access to the Waukesha e-help manual. </w:t>
      </w:r>
    </w:p>
    <w:p w14:paraId="4BC61412" w14:textId="77777777" w:rsidR="00ED57FE" w:rsidRPr="00273DBF" w:rsidRDefault="00ED57FE" w:rsidP="00ED57FE">
      <w:pPr>
        <w:rPr>
          <w:b/>
          <w:bCs/>
          <w:highlight w:val="yellow"/>
          <w:rPrChange w:id="203" w:author="Pegger, Anja (INNIO)" w:date="2026-08-13T14:33:00Z" w16du:dateUtc="2026-08-13T12:33:00Z">
            <w:rPr>
              <w:b/>
              <w:bCs/>
            </w:rPr>
          </w:rPrChange>
        </w:rPr>
      </w:pPr>
      <w:r w:rsidRPr="00273DBF">
        <w:rPr>
          <w:b/>
          <w:bCs/>
          <w:highlight w:val="yellow"/>
          <w:rPrChange w:id="204" w:author="Pegger, Anja (INNIO)" w:date="2026-08-13T14:33:00Z" w16du:dateUtc="2026-08-13T12:33:00Z">
            <w:rPr>
              <w:b/>
              <w:bCs/>
            </w:rPr>
          </w:rPrChange>
        </w:rPr>
        <w:t>Real-Time Analytics</w:t>
      </w:r>
    </w:p>
    <w:p w14:paraId="08FCE0B7" w14:textId="1D4E6952" w:rsidR="00ED57FE" w:rsidRPr="00273DBF" w:rsidDel="00B91980" w:rsidRDefault="00D16B15" w:rsidP="00ED57FE">
      <w:pPr>
        <w:rPr>
          <w:del w:id="205" w:author="Pegger, Anja (INNIO)" w:date="2026-08-20T16:03:00Z" w16du:dateUtc="2026-08-20T14:03:00Z"/>
          <w:b/>
          <w:bCs/>
          <w:highlight w:val="yellow"/>
          <w:rPrChange w:id="206" w:author="Pegger, Anja (INNIO)" w:date="2026-08-13T14:33:00Z" w16du:dateUtc="2026-08-13T12:33:00Z">
            <w:rPr>
              <w:del w:id="207" w:author="Pegger, Anja (INNIO)" w:date="2026-08-20T16:03:00Z" w16du:dateUtc="2026-08-20T14:03:00Z"/>
              <w:b/>
              <w:bCs/>
            </w:rPr>
          </w:rPrChange>
        </w:rPr>
      </w:pPr>
      <w:ins w:id="208" w:author="Pegger, Anja (INNIO)" w:date="2026-08-20T16:02:00Z" w16du:dateUtc="2026-08-20T14:02:00Z">
        <w:r>
          <w:rPr>
            <w:b/>
            <w:bCs/>
            <w:highlight w:val="yellow"/>
          </w:rPr>
          <w:t>Integrated</w:t>
        </w:r>
      </w:ins>
      <w:del w:id="209" w:author="Pegger, Anja (INNIO)" w:date="2026-08-20T16:02:00Z" w16du:dateUtc="2026-08-20T14:02:00Z">
        <w:r w:rsidR="00ED57FE" w:rsidRPr="00273DBF" w:rsidDel="00D16B15">
          <w:rPr>
            <w:b/>
            <w:bCs/>
            <w:highlight w:val="yellow"/>
            <w:rPrChange w:id="210" w:author="Pegger, Anja (INNIO)" w:date="2026-08-13T14:33:00Z" w16du:dateUtc="2026-08-13T12:33:00Z">
              <w:rPr>
                <w:b/>
                <w:bCs/>
              </w:rPr>
            </w:rPrChange>
          </w:rPr>
          <w:delText>Complete</w:delText>
        </w:r>
      </w:del>
      <w:r w:rsidR="00ED57FE" w:rsidRPr="00273DBF">
        <w:rPr>
          <w:b/>
          <w:bCs/>
          <w:highlight w:val="yellow"/>
          <w:rPrChange w:id="211" w:author="Pegger, Anja (INNIO)" w:date="2026-08-13T14:33:00Z" w16du:dateUtc="2026-08-13T12:33:00Z">
            <w:rPr>
              <w:b/>
              <w:bCs/>
            </w:rPr>
          </w:rPrChange>
        </w:rPr>
        <w:t xml:space="preserve"> compressor and engine analytics </w:t>
      </w:r>
      <w:ins w:id="212" w:author="Pegger, Anja (INNIO)" w:date="2026-08-20T16:02:00Z" w16du:dateUtc="2026-08-20T14:02:00Z">
        <w:r w:rsidR="00F531C0">
          <w:rPr>
            <w:b/>
            <w:bCs/>
            <w:highlight w:val="yellow"/>
          </w:rPr>
          <w:t xml:space="preserve">to support </w:t>
        </w:r>
      </w:ins>
      <w:del w:id="213" w:author="Pegger, Anja (INNIO)" w:date="2026-08-20T16:02:00Z" w16du:dateUtc="2026-08-20T14:02:00Z">
        <w:r w:rsidR="00ED57FE" w:rsidRPr="00273DBF" w:rsidDel="00F531C0">
          <w:rPr>
            <w:b/>
            <w:bCs/>
            <w:highlight w:val="yellow"/>
            <w:rPrChange w:id="214" w:author="Pegger, Anja (INNIO)" w:date="2026-08-13T14:33:00Z" w16du:dateUtc="2026-08-13T12:33:00Z">
              <w:rPr>
                <w:b/>
                <w:bCs/>
              </w:rPr>
            </w:rPrChange>
          </w:rPr>
          <w:delText xml:space="preserve">for a deeper understanding of skid’s performance and </w:delText>
        </w:r>
      </w:del>
      <w:r w:rsidR="00ED57FE" w:rsidRPr="00273DBF">
        <w:rPr>
          <w:b/>
          <w:bCs/>
          <w:highlight w:val="yellow"/>
          <w:rPrChange w:id="215" w:author="Pegger, Anja (INNIO)" w:date="2026-08-13T14:33:00Z" w16du:dateUtc="2026-08-13T12:33:00Z">
            <w:rPr>
              <w:b/>
              <w:bCs/>
            </w:rPr>
          </w:rPrChange>
        </w:rPr>
        <w:t xml:space="preserve">real-time </w:t>
      </w:r>
      <w:ins w:id="216" w:author="Pegger, Anja (INNIO)" w:date="2026-08-20T16:03:00Z">
        <w:r w:rsidR="00B91980" w:rsidRPr="00B91980">
          <w:rPr>
            <w:b/>
            <w:bCs/>
            <w:highlight w:val="yellow"/>
          </w:rPr>
          <w:t xml:space="preserve">visibility into skid performance </w:t>
        </w:r>
        <w:r w:rsidR="00B91980" w:rsidRPr="00B91980">
          <w:rPr>
            <w:b/>
            <w:bCs/>
            <w:highlight w:val="yellow"/>
          </w:rPr>
          <w:lastRenderedPageBreak/>
          <w:t>and support identification of potential improvement opportunities.</w:t>
        </w:r>
      </w:ins>
      <w:del w:id="217" w:author="Pegger, Anja (INNIO)" w:date="2026-08-20T16:02:00Z" w16du:dateUtc="2026-08-20T14:02:00Z">
        <w:r w:rsidR="00ED57FE" w:rsidRPr="00273DBF" w:rsidDel="00F531C0">
          <w:rPr>
            <w:b/>
            <w:bCs/>
            <w:highlight w:val="yellow"/>
            <w:rPrChange w:id="218" w:author="Pegger, Anja (INNIO)" w:date="2026-08-13T14:33:00Z" w16du:dateUtc="2026-08-13T12:33:00Z">
              <w:rPr>
                <w:b/>
                <w:bCs/>
              </w:rPr>
            </w:rPrChange>
          </w:rPr>
          <w:delText>identification</w:delText>
        </w:r>
      </w:del>
      <w:del w:id="219" w:author="Pegger, Anja (INNIO)" w:date="2026-08-20T16:03:00Z" w16du:dateUtc="2026-08-20T14:03:00Z">
        <w:r w:rsidR="00ED57FE" w:rsidRPr="00273DBF" w:rsidDel="00B91980">
          <w:rPr>
            <w:b/>
            <w:bCs/>
            <w:highlight w:val="yellow"/>
            <w:rPrChange w:id="220" w:author="Pegger, Anja (INNIO)" w:date="2026-08-13T14:33:00Z" w16du:dateUtc="2026-08-13T12:33:00Z">
              <w:rPr>
                <w:b/>
                <w:bCs/>
              </w:rPr>
            </w:rPrChange>
          </w:rPr>
          <w:delText xml:space="preserve"> of needed improvements.</w:delText>
        </w:r>
      </w:del>
    </w:p>
    <w:p w14:paraId="545D748C" w14:textId="5AA36DB8" w:rsidR="003E4B30" w:rsidRPr="00273DBF" w:rsidRDefault="00DF2721" w:rsidP="003E4B30">
      <w:pPr>
        <w:rPr>
          <w:b/>
          <w:bCs/>
          <w:highlight w:val="yellow"/>
          <w:rPrChange w:id="221" w:author="Pegger, Anja (INNIO)" w:date="2026-08-13T14:33:00Z" w16du:dateUtc="2026-08-13T12:33:00Z">
            <w:rPr>
              <w:b/>
              <w:bCs/>
            </w:rPr>
          </w:rPrChange>
        </w:rPr>
      </w:pPr>
      <w:r w:rsidRPr="00273DBF">
        <w:rPr>
          <w:b/>
          <w:bCs/>
          <w:highlight w:val="yellow"/>
          <w:rPrChange w:id="222" w:author="Pegger, Anja (INNIO)" w:date="2026-08-13T14:33:00Z" w16du:dateUtc="2026-08-13T12:33:00Z">
            <w:rPr>
              <w:b/>
              <w:bCs/>
            </w:rPr>
          </w:rPrChange>
        </w:rPr>
        <w:t>Advanced Functionality</w:t>
      </w:r>
    </w:p>
    <w:p w14:paraId="01E19FE0" w14:textId="382C0FFD" w:rsidR="00EB7DF9" w:rsidRPr="00273DBF" w:rsidRDefault="00EB7DF9" w:rsidP="003E4B30">
      <w:pPr>
        <w:rPr>
          <w:b/>
          <w:bCs/>
          <w:highlight w:val="yellow"/>
          <w:rPrChange w:id="223" w:author="Pegger, Anja (INNIO)" w:date="2026-08-13T14:33:00Z" w16du:dateUtc="2026-08-13T12:33:00Z">
            <w:rPr>
              <w:b/>
              <w:bCs/>
            </w:rPr>
          </w:rPrChange>
        </w:rPr>
      </w:pPr>
      <w:r w:rsidRPr="00273DBF">
        <w:rPr>
          <w:b/>
          <w:bCs/>
          <w:highlight w:val="yellow"/>
          <w:rPrChange w:id="224" w:author="Pegger, Anja (INNIO)" w:date="2026-08-13T14:33:00Z" w16du:dateUtc="2026-08-13T12:33:00Z">
            <w:rPr>
              <w:b/>
              <w:bCs/>
            </w:rPr>
          </w:rPrChange>
        </w:rPr>
        <w:t xml:space="preserve">Engine balance plots </w:t>
      </w:r>
      <w:r w:rsidR="00B13823" w:rsidRPr="00273DBF">
        <w:rPr>
          <w:b/>
          <w:bCs/>
          <w:highlight w:val="yellow"/>
          <w:rPrChange w:id="225" w:author="Pegger, Anja (INNIO)" w:date="2026-08-13T14:33:00Z" w16du:dateUtc="2026-08-13T12:33:00Z">
            <w:rPr>
              <w:b/>
              <w:bCs/>
            </w:rPr>
          </w:rPrChange>
        </w:rPr>
        <w:t xml:space="preserve">to highlight variation in power cylinder output across the engine </w:t>
      </w:r>
      <w:r w:rsidRPr="00273DBF">
        <w:rPr>
          <w:b/>
          <w:bCs/>
          <w:highlight w:val="yellow"/>
          <w:rPrChange w:id="226" w:author="Pegger, Anja (INNIO)" w:date="2026-08-13T14:33:00Z" w16du:dateUtc="2026-08-13T12:33:00Z">
            <w:rPr>
              <w:b/>
              <w:bCs/>
            </w:rPr>
          </w:rPrChange>
        </w:rPr>
        <w:t xml:space="preserve">and engine triaxial plots to </w:t>
      </w:r>
      <w:ins w:id="227" w:author="Pegger, Anja (INNIO)" w:date="2026-08-20T16:03:00Z" w16du:dateUtc="2026-08-20T14:03:00Z">
        <w:r w:rsidR="00B91980">
          <w:rPr>
            <w:b/>
            <w:bCs/>
            <w:highlight w:val="yellow"/>
          </w:rPr>
          <w:t>show</w:t>
        </w:r>
      </w:ins>
      <w:del w:id="228" w:author="Pegger, Anja (INNIO)" w:date="2026-08-20T16:03:00Z" w16du:dateUtc="2026-08-20T14:03:00Z">
        <w:r w:rsidRPr="00273DBF" w:rsidDel="00B91980">
          <w:rPr>
            <w:b/>
            <w:bCs/>
            <w:highlight w:val="yellow"/>
            <w:rPrChange w:id="229" w:author="Pegger, Anja (INNIO)" w:date="2026-08-13T14:33:00Z" w16du:dateUtc="2026-08-13T12:33:00Z">
              <w:rPr>
                <w:b/>
                <w:bCs/>
              </w:rPr>
            </w:rPrChange>
          </w:rPr>
          <w:delText>detail</w:delText>
        </w:r>
      </w:del>
      <w:r w:rsidRPr="00273DBF">
        <w:rPr>
          <w:b/>
          <w:bCs/>
          <w:highlight w:val="yellow"/>
          <w:rPrChange w:id="230" w:author="Pegger, Anja (INNIO)" w:date="2026-08-13T14:33:00Z" w16du:dateUtc="2026-08-13T12:33:00Z">
            <w:rPr>
              <w:b/>
              <w:bCs/>
            </w:rPr>
          </w:rPrChange>
        </w:rPr>
        <w:t xml:space="preserve"> engine operating conditions over time.</w:t>
      </w:r>
    </w:p>
    <w:p w14:paraId="092F19F1" w14:textId="77777777" w:rsidR="003E4B30" w:rsidRPr="00273DBF" w:rsidRDefault="003E4B30" w:rsidP="000C5091">
      <w:pPr>
        <w:rPr>
          <w:highlight w:val="yellow"/>
          <w:rPrChange w:id="231" w:author="Pegger, Anja (INNIO)" w:date="2026-08-13T14:33:00Z" w16du:dateUtc="2026-08-13T12:33:00Z">
            <w:rPr/>
          </w:rPrChange>
        </w:rPr>
      </w:pPr>
    </w:p>
    <w:p w14:paraId="5B58631E" w14:textId="680D58C9" w:rsidR="00816A52" w:rsidRPr="00273DBF" w:rsidRDefault="00816A52" w:rsidP="00D06579">
      <w:pPr>
        <w:spacing w:after="0" w:line="240" w:lineRule="auto"/>
        <w:rPr>
          <w:highlight w:val="yellow"/>
          <w:rPrChange w:id="232" w:author="Pegger, Anja (INNIO)" w:date="2026-08-13T14:33:00Z" w16du:dateUtc="2026-08-13T12:33:00Z">
            <w:rPr/>
          </w:rPrChange>
        </w:rPr>
      </w:pPr>
      <w:r w:rsidRPr="00273DBF">
        <w:rPr>
          <w:highlight w:val="yellow"/>
          <w:rPrChange w:id="233" w:author="Pegger, Anja (INNIO)" w:date="2026-08-13T14:33:00Z" w16du:dateUtc="2026-08-13T12:33:00Z">
            <w:rPr/>
          </w:rPrChange>
        </w:rPr>
        <w:t>Old Case study:</w:t>
      </w:r>
    </w:p>
    <w:p w14:paraId="4EA7D60C" w14:textId="5E3C4E2F" w:rsidR="009451AE" w:rsidRPr="00273DBF" w:rsidRDefault="009451AE" w:rsidP="009451AE">
      <w:pPr>
        <w:rPr>
          <w:highlight w:val="yellow"/>
          <w:rPrChange w:id="234" w:author="Pegger, Anja (INNIO)" w:date="2026-08-13T14:33:00Z" w16du:dateUtc="2026-08-13T12:33:00Z">
            <w:rPr/>
          </w:rPrChange>
        </w:rPr>
      </w:pPr>
      <w:r w:rsidRPr="00273DBF">
        <w:rPr>
          <w:noProof/>
          <w:highlight w:val="yellow"/>
          <w:rPrChange w:id="235" w:author="Pegger, Anja (INNIO)" w:date="2026-08-13T14:33:00Z" w16du:dateUtc="2026-08-13T12:33:00Z">
            <w:rPr>
              <w:noProof/>
            </w:rPr>
          </w:rPrChange>
        </w:rPr>
        <w:drawing>
          <wp:inline distT="0" distB="0" distL="0" distR="0" wp14:anchorId="4A904747" wp14:editId="7C892480">
            <wp:extent cx="4801088" cy="1697820"/>
            <wp:effectExtent l="0" t="0" r="0" b="0"/>
            <wp:docPr id="22921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14572" name=""/>
                    <pic:cNvPicPr/>
                  </pic:nvPicPr>
                  <pic:blipFill>
                    <a:blip r:embed="rId11"/>
                    <a:stretch>
                      <a:fillRect/>
                    </a:stretch>
                  </pic:blipFill>
                  <pic:spPr>
                    <a:xfrm>
                      <a:off x="0" y="0"/>
                      <a:ext cx="4847372" cy="1714187"/>
                    </a:xfrm>
                    <a:prstGeom prst="rect">
                      <a:avLst/>
                    </a:prstGeom>
                  </pic:spPr>
                </pic:pic>
              </a:graphicData>
            </a:graphic>
          </wp:inline>
        </w:drawing>
      </w:r>
    </w:p>
    <w:p w14:paraId="0CEF74F6" w14:textId="675DED11" w:rsidR="00473D4D" w:rsidRPr="00273DBF" w:rsidRDefault="00816A52" w:rsidP="00D06579">
      <w:pPr>
        <w:spacing w:after="0"/>
        <w:rPr>
          <w:highlight w:val="yellow"/>
          <w:rPrChange w:id="236" w:author="Pegger, Anja (INNIO)" w:date="2026-08-13T14:33:00Z" w16du:dateUtc="2026-08-13T12:33:00Z">
            <w:rPr/>
          </w:rPrChange>
        </w:rPr>
      </w:pPr>
      <w:r w:rsidRPr="00273DBF">
        <w:rPr>
          <w:highlight w:val="yellow"/>
          <w:rPrChange w:id="237" w:author="Pegger, Anja (INNIO)" w:date="2026-08-13T14:33:00Z" w16du:dateUtc="2026-08-13T12:33:00Z">
            <w:rPr/>
          </w:rPrChange>
        </w:rPr>
        <w:t xml:space="preserve">Exchange with this </w:t>
      </w:r>
      <w:r w:rsidR="006229A1" w:rsidRPr="00273DBF">
        <w:rPr>
          <w:highlight w:val="yellow"/>
          <w:rPrChange w:id="238" w:author="Pegger, Anja (INNIO)" w:date="2026-08-13T14:33:00Z" w16du:dateUtc="2026-08-13T12:33:00Z">
            <w:rPr/>
          </w:rPrChange>
        </w:rPr>
        <w:t xml:space="preserve">modified </w:t>
      </w:r>
      <w:r w:rsidRPr="00273DBF">
        <w:rPr>
          <w:highlight w:val="yellow"/>
          <w:rPrChange w:id="239" w:author="Pegger, Anja (INNIO)" w:date="2026-08-13T14:33:00Z" w16du:dateUtc="2026-08-13T12:33:00Z">
            <w:rPr/>
          </w:rPrChange>
        </w:rPr>
        <w:t>case study:</w:t>
      </w:r>
    </w:p>
    <w:p w14:paraId="5AECBD35" w14:textId="03655D22" w:rsidR="00816A52" w:rsidRDefault="004E5A6E" w:rsidP="00473D4D">
      <w:r w:rsidRPr="00273DBF">
        <w:rPr>
          <w:noProof/>
          <w:highlight w:val="yellow"/>
          <w:rPrChange w:id="240" w:author="Pegger, Anja (INNIO)" w:date="2026-08-13T14:33:00Z" w16du:dateUtc="2026-08-13T12:33:00Z">
            <w:rPr>
              <w:noProof/>
            </w:rPr>
          </w:rPrChange>
        </w:rPr>
        <w:drawing>
          <wp:inline distT="0" distB="0" distL="0" distR="0" wp14:anchorId="62B2A250" wp14:editId="71B2FB84">
            <wp:extent cx="5573864" cy="1972886"/>
            <wp:effectExtent l="0" t="0" r="8255" b="8890"/>
            <wp:docPr id="152494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48912" name=""/>
                    <pic:cNvPicPr/>
                  </pic:nvPicPr>
                  <pic:blipFill>
                    <a:blip r:embed="rId12"/>
                    <a:stretch>
                      <a:fillRect/>
                    </a:stretch>
                  </pic:blipFill>
                  <pic:spPr>
                    <a:xfrm>
                      <a:off x="0" y="0"/>
                      <a:ext cx="5582746" cy="1976030"/>
                    </a:xfrm>
                    <a:prstGeom prst="rect">
                      <a:avLst/>
                    </a:prstGeom>
                  </pic:spPr>
                </pic:pic>
              </a:graphicData>
            </a:graphic>
          </wp:inline>
        </w:drawing>
      </w:r>
    </w:p>
    <w:p w14:paraId="659F0118" w14:textId="77777777" w:rsidR="00C85021" w:rsidRPr="00D2371F" w:rsidRDefault="00C85021" w:rsidP="00C85021">
      <w:pPr>
        <w:rPr>
          <w:b/>
          <w:bCs/>
          <w:highlight w:val="yellow"/>
          <w:rPrChange w:id="241" w:author="Pegger, Anja (INNIO)" w:date="2026-08-13T14:40:00Z" w16du:dateUtc="2026-08-13T12:40:00Z">
            <w:rPr>
              <w:b/>
              <w:bCs/>
            </w:rPr>
          </w:rPrChange>
        </w:rPr>
      </w:pPr>
      <w:r w:rsidRPr="00D2371F">
        <w:rPr>
          <w:b/>
          <w:bCs/>
          <w:highlight w:val="yellow"/>
          <w:rPrChange w:id="242" w:author="Pegger, Anja (INNIO)" w:date="2026-08-13T14:40:00Z" w16du:dateUtc="2026-08-13T12:40:00Z">
            <w:rPr>
              <w:b/>
              <w:bCs/>
            </w:rPr>
          </w:rPrChange>
        </w:rPr>
        <w:t>Background</w:t>
      </w:r>
    </w:p>
    <w:p w14:paraId="71FE18A7" w14:textId="11E1D0AB" w:rsidR="00302617" w:rsidRPr="00D2371F" w:rsidRDefault="004168D1" w:rsidP="00473D4D">
      <w:pPr>
        <w:rPr>
          <w:highlight w:val="yellow"/>
          <w:rPrChange w:id="243" w:author="Pegger, Anja (INNIO)" w:date="2026-08-13T14:40:00Z" w16du:dateUtc="2026-08-13T12:40:00Z">
            <w:rPr/>
          </w:rPrChange>
        </w:rPr>
      </w:pPr>
      <w:r w:rsidRPr="00D2371F">
        <w:rPr>
          <w:highlight w:val="yellow"/>
          <w:rPrChange w:id="244" w:author="Pegger, Anja (INNIO)" w:date="2026-08-13T14:40:00Z" w16du:dateUtc="2026-08-13T12:40:00Z">
            <w:rPr/>
          </w:rPrChange>
        </w:rPr>
        <w:t xml:space="preserve">SkidIQ </w:t>
      </w:r>
      <w:ins w:id="245" w:author="Pegger, Anja (INNIO)" w:date="2026-08-20T16:05:00Z" w16du:dateUtc="2026-08-20T14:05:00Z">
        <w:r w:rsidR="00244E19">
          <w:rPr>
            <w:highlight w:val="yellow"/>
          </w:rPr>
          <w:t xml:space="preserve">supports </w:t>
        </w:r>
      </w:ins>
      <w:r w:rsidRPr="00D2371F">
        <w:rPr>
          <w:highlight w:val="yellow"/>
          <w:rPrChange w:id="246" w:author="Pegger, Anja (INNIO)" w:date="2026-08-13T14:40:00Z" w16du:dateUtc="2026-08-13T12:40:00Z">
            <w:rPr/>
          </w:rPrChange>
        </w:rPr>
        <w:t>expand</w:t>
      </w:r>
      <w:ins w:id="247" w:author="Pegger, Anja (INNIO)" w:date="2026-08-20T16:05:00Z" w16du:dateUtc="2026-08-20T14:05:00Z">
        <w:r w:rsidR="00244E19">
          <w:rPr>
            <w:highlight w:val="yellow"/>
          </w:rPr>
          <w:t>ed</w:t>
        </w:r>
      </w:ins>
      <w:del w:id="248" w:author="Pegger, Anja (INNIO)" w:date="2026-08-20T16:05:00Z" w16du:dateUtc="2026-08-20T14:05:00Z">
        <w:r w:rsidRPr="00D2371F" w:rsidDel="00244E19">
          <w:rPr>
            <w:highlight w:val="yellow"/>
            <w:rPrChange w:id="249" w:author="Pegger, Anja (INNIO)" w:date="2026-08-13T14:40:00Z" w16du:dateUtc="2026-08-13T12:40:00Z">
              <w:rPr/>
            </w:rPrChange>
          </w:rPr>
          <w:delText>s</w:delText>
        </w:r>
      </w:del>
      <w:r w:rsidRPr="00D2371F">
        <w:rPr>
          <w:highlight w:val="yellow"/>
          <w:rPrChange w:id="250" w:author="Pegger, Anja (INNIO)" w:date="2026-08-13T14:40:00Z" w16du:dateUtc="2026-08-13T12:40:00Z">
            <w:rPr/>
          </w:rPrChange>
        </w:rPr>
        <w:t xml:space="preserve"> asset connectivity through a customer-centric digital ecosystem. </w:t>
      </w:r>
      <w:ins w:id="251" w:author="Pegger, Anja (INNIO)" w:date="2026-08-20T16:05:00Z">
        <w:r w:rsidR="00417B2C" w:rsidRPr="00417B2C">
          <w:rPr>
            <w:highlight w:val="yellow"/>
            <w:rPrChange w:id="252" w:author="Pegger, Anja (INNIO)" w:date="2026-08-20T16:06:00Z" w16du:dateUtc="2026-08-20T14:06:00Z">
              <w:rPr>
                <w:b/>
                <w:bCs/>
                <w:highlight w:val="yellow"/>
                <w:lang w:val="de-DE"/>
              </w:rPr>
            </w:rPrChange>
          </w:rPr>
          <w:t>An additional user benefit is the ability to identify potential opportunities to improve natural gas production throughput, which may support increased gas movement and revenue potential, depending on asset configuration and operating conditions.</w:t>
        </w:r>
      </w:ins>
      <w:del w:id="253" w:author="Pegger, Anja (INNIO)" w:date="2026-08-20T16:05:00Z" w16du:dateUtc="2026-08-20T14:05:00Z">
        <w:r w:rsidRPr="00D2371F" w:rsidDel="00417B2C">
          <w:rPr>
            <w:highlight w:val="yellow"/>
            <w:rPrChange w:id="254" w:author="Pegger, Anja (INNIO)" w:date="2026-08-13T14:40:00Z" w16du:dateUtc="2026-08-13T12:40:00Z">
              <w:rPr/>
            </w:rPrChange>
          </w:rPr>
          <w:delText>An additional user benefit is the ability to identify opportunities for</w:delText>
        </w:r>
        <w:r w:rsidR="00D14F26" w:rsidRPr="00D2371F" w:rsidDel="00417B2C">
          <w:rPr>
            <w:highlight w:val="yellow"/>
            <w:rPrChange w:id="255" w:author="Pegger, Anja (INNIO)" w:date="2026-08-13T14:40:00Z" w16du:dateUtc="2026-08-13T12:40:00Z">
              <w:rPr/>
            </w:rPrChange>
          </w:rPr>
          <w:delText xml:space="preserve"> improved</w:delText>
        </w:r>
        <w:r w:rsidR="001C3420" w:rsidRPr="00D2371F" w:rsidDel="00417B2C">
          <w:rPr>
            <w:highlight w:val="yellow"/>
            <w:rPrChange w:id="256" w:author="Pegger, Anja (INNIO)" w:date="2026-08-13T14:40:00Z" w16du:dateUtc="2026-08-13T12:40:00Z">
              <w:rPr/>
            </w:rPrChange>
          </w:rPr>
          <w:delText xml:space="preserve"> </w:delText>
        </w:r>
        <w:r w:rsidRPr="00D2371F" w:rsidDel="00417B2C">
          <w:rPr>
            <w:highlight w:val="yellow"/>
            <w:rPrChange w:id="257" w:author="Pegger, Anja (INNIO)" w:date="2026-08-13T14:40:00Z" w16du:dateUtc="2026-08-13T12:40:00Z">
              <w:rPr/>
            </w:rPrChange>
          </w:rPr>
          <w:delText xml:space="preserve">natural gas production throughput, </w:delText>
        </w:r>
        <w:r w:rsidR="00067B5D" w:rsidRPr="00D2371F" w:rsidDel="00417B2C">
          <w:rPr>
            <w:highlight w:val="yellow"/>
            <w:rPrChange w:id="258" w:author="Pegger, Anja (INNIO)" w:date="2026-08-13T14:40:00Z" w16du:dateUtc="2026-08-13T12:40:00Z">
              <w:rPr/>
            </w:rPrChange>
          </w:rPr>
          <w:delText>su</w:delText>
        </w:r>
        <w:r w:rsidR="000A00B7" w:rsidRPr="00D2371F" w:rsidDel="00417B2C">
          <w:rPr>
            <w:highlight w:val="yellow"/>
            <w:rPrChange w:id="259" w:author="Pegger, Anja (INNIO)" w:date="2026-08-13T14:40:00Z" w16du:dateUtc="2026-08-13T12:40:00Z">
              <w:rPr/>
            </w:rPrChange>
          </w:rPr>
          <w:delText xml:space="preserve">pporting </w:delText>
        </w:r>
        <w:r w:rsidRPr="00D2371F" w:rsidDel="00417B2C">
          <w:rPr>
            <w:highlight w:val="yellow"/>
            <w:rPrChange w:id="260" w:author="Pegger, Anja (INNIO)" w:date="2026-08-13T14:40:00Z" w16du:dateUtc="2026-08-13T12:40:00Z">
              <w:rPr/>
            </w:rPrChange>
          </w:rPr>
          <w:delText>increased gas movement and enhanced revenue generatio</w:delText>
        </w:r>
        <w:r w:rsidRPr="00E51E79" w:rsidDel="00417B2C">
          <w:rPr>
            <w:highlight w:val="yellow"/>
            <w:rPrChange w:id="261" w:author="Pegger, Anja (INNIO)" w:date="2026-08-20T16:07:00Z" w16du:dateUtc="2026-08-20T14:07:00Z">
              <w:rPr/>
            </w:rPrChange>
          </w:rPr>
          <w:delText xml:space="preserve">n. </w:delText>
        </w:r>
      </w:del>
      <w:del w:id="262" w:author="Pegger, Anja (INNIO)" w:date="2026-08-20T16:06:00Z" w16du:dateUtc="2026-08-20T14:06:00Z">
        <w:r w:rsidRPr="00D2371F" w:rsidDel="00E51E79">
          <w:rPr>
            <w:highlight w:val="yellow"/>
            <w:rPrChange w:id="263" w:author="Pegger, Anja (INNIO)" w:date="2026-08-13T14:40:00Z" w16du:dateUtc="2026-08-13T12:40:00Z">
              <w:rPr/>
            </w:rPrChange>
          </w:rPr>
          <w:delText xml:space="preserve">Focusing on end customers with engine/compressor packages operating in </w:delText>
        </w:r>
        <w:r w:rsidRPr="00D2371F" w:rsidDel="00E51E79">
          <w:rPr>
            <w:highlight w:val="yellow"/>
            <w:rPrChange w:id="264" w:author="Pegger, Anja (INNIO)" w:date="2026-08-13T14:40:00Z" w16du:dateUtc="2026-08-13T12:40:00Z">
              <w:rPr/>
            </w:rPrChange>
          </w:rPr>
          <w:lastRenderedPageBreak/>
          <w:delText>natural gas production applications, assets from 10 unique end customers, totaling approximately 800 assets, were analyzed for gas throughput optimization.</w:delText>
        </w:r>
      </w:del>
    </w:p>
    <w:p w14:paraId="5EAEB97E" w14:textId="77777777" w:rsidR="004A6B96" w:rsidRPr="00D2371F" w:rsidRDefault="004A6B96" w:rsidP="004A6B96">
      <w:pPr>
        <w:rPr>
          <w:b/>
          <w:bCs/>
          <w:highlight w:val="yellow"/>
          <w:rPrChange w:id="265" w:author="Pegger, Anja (INNIO)" w:date="2026-08-13T14:40:00Z" w16du:dateUtc="2026-08-13T12:40:00Z">
            <w:rPr>
              <w:b/>
              <w:bCs/>
            </w:rPr>
          </w:rPrChange>
        </w:rPr>
      </w:pPr>
      <w:r w:rsidRPr="00D2371F">
        <w:rPr>
          <w:b/>
          <w:bCs/>
          <w:highlight w:val="yellow"/>
          <w:rPrChange w:id="266" w:author="Pegger, Anja (INNIO)" w:date="2026-08-13T14:40:00Z" w16du:dateUtc="2026-08-13T12:40:00Z">
            <w:rPr>
              <w:b/>
              <w:bCs/>
            </w:rPr>
          </w:rPrChange>
        </w:rPr>
        <w:t>Product Spotlight</w:t>
      </w:r>
    </w:p>
    <w:p w14:paraId="5AB97421" w14:textId="13F11E50" w:rsidR="00B47C17" w:rsidRPr="00D2371F" w:rsidDel="00857900" w:rsidRDefault="00E348DD" w:rsidP="00473D4D">
      <w:pPr>
        <w:rPr>
          <w:del w:id="267" w:author="Pegger, Anja (INNIO)" w:date="2026-08-20T16:09:00Z" w16du:dateUtc="2026-08-20T14:09:00Z"/>
          <w:highlight w:val="yellow"/>
          <w:rPrChange w:id="268" w:author="Pegger, Anja (INNIO)" w:date="2026-08-13T14:40:00Z" w16du:dateUtc="2026-08-13T12:40:00Z">
            <w:rPr>
              <w:del w:id="269" w:author="Pegger, Anja (INNIO)" w:date="2026-08-20T16:09:00Z" w16du:dateUtc="2026-08-20T14:09:00Z"/>
            </w:rPr>
          </w:rPrChange>
        </w:rPr>
      </w:pPr>
      <w:r w:rsidRPr="00D2371F">
        <w:rPr>
          <w:highlight w:val="yellow"/>
          <w:rPrChange w:id="270" w:author="Pegger, Anja (INNIO)" w:date="2026-08-13T14:40:00Z" w16du:dateUtc="2026-08-13T12:40:00Z">
            <w:rPr/>
          </w:rPrChange>
        </w:rPr>
        <w:t>As part of overall remote monitoring activity, both engine and compressor data were analyzed by the Remote Operations Center (ROC) and Engineering Account Managers (EAMs).</w:t>
      </w:r>
      <w:r w:rsidR="008C6F24" w:rsidRPr="00D2371F">
        <w:rPr>
          <w:highlight w:val="yellow"/>
          <w:rPrChange w:id="271" w:author="Pegger, Anja (INNIO)" w:date="2026-08-13T14:40:00Z" w16du:dateUtc="2026-08-13T12:40:00Z">
            <w:rPr/>
          </w:rPrChange>
        </w:rPr>
        <w:t xml:space="preserve"> Utilizing</w:t>
      </w:r>
      <w:r w:rsidRPr="00D2371F">
        <w:rPr>
          <w:highlight w:val="yellow"/>
          <w:rPrChange w:id="272" w:author="Pegger, Anja (INNIO)" w:date="2026-08-13T14:40:00Z" w16du:dateUtc="2026-08-13T12:40:00Z">
            <w:rPr/>
          </w:rPrChange>
        </w:rPr>
        <w:t xml:space="preserve"> insights based on the current engine model, configuration, control system, asset age, and operating profile, the teams </w:t>
      </w:r>
      <w:ins w:id="273" w:author="Pegger, Anja (INNIO)" w:date="2026-08-20T16:08:00Z" w16du:dateUtc="2026-08-20T14:08:00Z">
        <w:r w:rsidR="006E1726">
          <w:rPr>
            <w:highlight w:val="yellow"/>
          </w:rPr>
          <w:t>used</w:t>
        </w:r>
      </w:ins>
      <w:del w:id="274" w:author="Pegger, Anja (INNIO)" w:date="2026-08-20T16:08:00Z" w16du:dateUtc="2026-08-20T14:08:00Z">
        <w:r w:rsidRPr="00D2371F" w:rsidDel="006E1726">
          <w:rPr>
            <w:highlight w:val="yellow"/>
            <w:rPrChange w:id="275" w:author="Pegger, Anja (INNIO)" w:date="2026-08-13T14:40:00Z" w16du:dateUtc="2026-08-13T12:40:00Z">
              <w:rPr/>
            </w:rPrChange>
          </w:rPr>
          <w:delText>applied</w:delText>
        </w:r>
      </w:del>
      <w:r w:rsidRPr="00D2371F">
        <w:rPr>
          <w:highlight w:val="yellow"/>
          <w:rPrChange w:id="276" w:author="Pegger, Anja (INNIO)" w:date="2026-08-13T14:40:00Z" w16du:dateUtc="2026-08-13T12:40:00Z">
            <w:rPr/>
          </w:rPrChange>
        </w:rPr>
        <w:t xml:space="preserve"> various Conversion, Modification, and Upgrade (CMU) kits to </w:t>
      </w:r>
      <w:ins w:id="277" w:author="Pegger, Anja (INNIO)" w:date="2026-08-20T16:08:00Z" w16du:dateUtc="2026-08-20T14:08:00Z">
        <w:r w:rsidR="000F04AB">
          <w:rPr>
            <w:highlight w:val="yellow"/>
          </w:rPr>
          <w:t>model</w:t>
        </w:r>
      </w:ins>
      <w:del w:id="278" w:author="Pegger, Anja (INNIO)" w:date="2026-08-20T16:08:00Z" w16du:dateUtc="2026-08-20T14:08:00Z">
        <w:r w:rsidRPr="00D2371F" w:rsidDel="006E1726">
          <w:rPr>
            <w:highlight w:val="yellow"/>
            <w:rPrChange w:id="279" w:author="Pegger, Anja (INNIO)" w:date="2026-08-13T14:40:00Z" w16du:dateUtc="2026-08-13T12:40:00Z">
              <w:rPr/>
            </w:rPrChange>
          </w:rPr>
          <w:delText>create</w:delText>
        </w:r>
      </w:del>
      <w:r w:rsidRPr="00D2371F">
        <w:rPr>
          <w:highlight w:val="yellow"/>
          <w:rPrChange w:id="280" w:author="Pegger, Anja (INNIO)" w:date="2026-08-13T14:40:00Z" w16du:dateUtc="2026-08-13T12:40:00Z">
            <w:rPr/>
          </w:rPrChange>
        </w:rPr>
        <w:t xml:space="preserve"> “</w:t>
      </w:r>
      <w:r w:rsidR="0002267F" w:rsidRPr="00D2371F">
        <w:rPr>
          <w:highlight w:val="yellow"/>
          <w:rPrChange w:id="281" w:author="Pegger, Anja (INNIO)" w:date="2026-08-13T14:40:00Z" w16du:dateUtc="2026-08-13T12:40:00Z">
            <w:rPr/>
          </w:rPrChange>
        </w:rPr>
        <w:t>what if</w:t>
      </w:r>
      <w:r w:rsidRPr="00D2371F">
        <w:rPr>
          <w:highlight w:val="yellow"/>
          <w:rPrChange w:id="282" w:author="Pegger, Anja (INNIO)" w:date="2026-08-13T14:40:00Z" w16du:dateUtc="2026-08-13T12:40:00Z">
            <w:rPr/>
          </w:rPrChange>
        </w:rPr>
        <w:t xml:space="preserve">” scenarios and </w:t>
      </w:r>
      <w:ins w:id="283" w:author="Pegger, Anja (INNIO)" w:date="2026-08-20T16:08:00Z" w16du:dateUtc="2026-08-20T14:08:00Z">
        <w:r w:rsidR="000F04AB">
          <w:rPr>
            <w:highlight w:val="yellow"/>
          </w:rPr>
          <w:t>assess</w:t>
        </w:r>
      </w:ins>
      <w:del w:id="284" w:author="Pegger, Anja (INNIO)" w:date="2026-08-20T16:08:00Z" w16du:dateUtc="2026-08-20T14:08:00Z">
        <w:r w:rsidRPr="00D2371F" w:rsidDel="000F04AB">
          <w:rPr>
            <w:highlight w:val="yellow"/>
            <w:rPrChange w:id="285" w:author="Pegger, Anja (INNIO)" w:date="2026-08-13T14:40:00Z" w16du:dateUtc="2026-08-13T12:40:00Z">
              <w:rPr/>
            </w:rPrChange>
          </w:rPr>
          <w:delText xml:space="preserve">develop </w:delText>
        </w:r>
      </w:del>
      <w:ins w:id="286" w:author="Pegger, Anja (INNIO)" w:date="2026-08-20T16:09:00Z" w16du:dateUtc="2026-08-20T14:09:00Z">
        <w:r w:rsidR="000F04AB">
          <w:rPr>
            <w:highlight w:val="yellow"/>
          </w:rPr>
          <w:t xml:space="preserve"> potential </w:t>
        </w:r>
      </w:ins>
      <w:r w:rsidRPr="00D2371F">
        <w:rPr>
          <w:highlight w:val="yellow"/>
          <w:rPrChange w:id="287" w:author="Pegger, Anja (INNIO)" w:date="2026-08-13T14:40:00Z" w16du:dateUtc="2026-08-13T12:40:00Z">
            <w:rPr/>
          </w:rPrChange>
        </w:rPr>
        <w:t>production</w:t>
      </w:r>
      <w:ins w:id="288" w:author="Pegger, Anja (INNIO)" w:date="2026-08-20T16:09:00Z" w16du:dateUtc="2026-08-20T14:09:00Z">
        <w:r w:rsidR="000F04AB">
          <w:rPr>
            <w:highlight w:val="yellow"/>
          </w:rPr>
          <w:t xml:space="preserve"> outcomes</w:t>
        </w:r>
      </w:ins>
      <w:del w:id="289" w:author="Pegger, Anja (INNIO)" w:date="2026-08-20T16:09:00Z" w16du:dateUtc="2026-08-20T14:09:00Z">
        <w:r w:rsidRPr="00D2371F" w:rsidDel="000F04AB">
          <w:rPr>
            <w:highlight w:val="yellow"/>
            <w:rPrChange w:id="290" w:author="Pegger, Anja (INNIO)" w:date="2026-08-13T14:40:00Z" w16du:dateUtc="2026-08-13T12:40:00Z">
              <w:rPr/>
            </w:rPrChange>
          </w:rPr>
          <w:delText xml:space="preserve"> models</w:delText>
        </w:r>
      </w:del>
      <w:r w:rsidRPr="00D2371F">
        <w:rPr>
          <w:highlight w:val="yellow"/>
          <w:rPrChange w:id="291" w:author="Pegger, Anja (INNIO)" w:date="2026-08-13T14:40:00Z" w16du:dateUtc="2026-08-13T12:40:00Z">
            <w:rPr/>
          </w:rPrChange>
        </w:rPr>
        <w:t xml:space="preserve">. </w:t>
      </w:r>
      <w:ins w:id="292" w:author="Pegger, Anja (INNIO)" w:date="2026-08-20T16:09:00Z">
        <w:r w:rsidR="00857900" w:rsidRPr="00857900">
          <w:rPr>
            <w:highlight w:val="yellow"/>
            <w:rPrChange w:id="293" w:author="Pegger, Anja (INNIO)" w:date="2026-08-20T16:09:00Z" w16du:dateUtc="2026-08-20T14:09:00Z">
              <w:rPr>
                <w:b/>
                <w:bCs/>
                <w:highlight w:val="yellow"/>
                <w:lang w:val="de-DE"/>
              </w:rPr>
            </w:rPrChange>
          </w:rPr>
          <w:t>This analysis helped estimate potential incremental production, indicative daily revenue impact, and possible payback or return-on-investment (ROI) periods for specific assets.</w:t>
        </w:r>
      </w:ins>
      <w:del w:id="294" w:author="Pegger, Anja (INNIO)" w:date="2026-08-20T16:09:00Z" w16du:dateUtc="2026-08-20T14:09:00Z">
        <w:r w:rsidRPr="00D2371F" w:rsidDel="00857900">
          <w:rPr>
            <w:highlight w:val="yellow"/>
            <w:rPrChange w:id="295" w:author="Pegger, Anja (INNIO)" w:date="2026-08-13T14:40:00Z" w16du:dateUtc="2026-08-13T12:40:00Z">
              <w:rPr/>
            </w:rPrChange>
          </w:rPr>
          <w:delText>This enabled an understanding of the potential incremental production, revenue per day, as well as the payback or return on investment (ROI) period.</w:delText>
        </w:r>
      </w:del>
    </w:p>
    <w:p w14:paraId="75899F58" w14:textId="55BE79B4" w:rsidR="0030694C" w:rsidRPr="00D2371F" w:rsidRDefault="0030694C" w:rsidP="0030694C">
      <w:pPr>
        <w:rPr>
          <w:b/>
          <w:bCs/>
          <w:highlight w:val="yellow"/>
          <w:rPrChange w:id="296" w:author="Pegger, Anja (INNIO)" w:date="2026-08-13T14:40:00Z" w16du:dateUtc="2026-08-13T12:40:00Z">
            <w:rPr>
              <w:b/>
              <w:bCs/>
            </w:rPr>
          </w:rPrChange>
        </w:rPr>
      </w:pPr>
      <w:r w:rsidRPr="00D2371F">
        <w:rPr>
          <w:b/>
          <w:bCs/>
          <w:highlight w:val="yellow"/>
          <w:rPrChange w:id="297" w:author="Pegger, Anja (INNIO)" w:date="2026-08-13T14:40:00Z" w16du:dateUtc="2026-08-13T12:40:00Z">
            <w:rPr>
              <w:b/>
              <w:bCs/>
            </w:rPr>
          </w:rPrChange>
        </w:rPr>
        <w:t>Results</w:t>
      </w:r>
    </w:p>
    <w:p w14:paraId="292A5F8F" w14:textId="04CDC74C" w:rsidR="002F342B" w:rsidRPr="00D2371F" w:rsidRDefault="006E41C0" w:rsidP="00473D4D">
      <w:pPr>
        <w:rPr>
          <w:highlight w:val="yellow"/>
          <w:rPrChange w:id="298" w:author="Pegger, Anja (INNIO)" w:date="2026-08-13T14:40:00Z" w16du:dateUtc="2026-08-13T12:40:00Z">
            <w:rPr/>
          </w:rPrChange>
        </w:rPr>
      </w:pPr>
      <w:r w:rsidRPr="00D2371F">
        <w:rPr>
          <w:highlight w:val="yellow"/>
          <w:rPrChange w:id="299" w:author="Pegger, Anja (INNIO)" w:date="2026-08-13T14:40:00Z" w16du:dateUtc="2026-08-13T12:40:00Z">
            <w:rPr/>
          </w:rPrChange>
        </w:rPr>
        <w:t xml:space="preserve">Through the collaborative efforts of the ROC and EAM, </w:t>
      </w:r>
      <w:ins w:id="300" w:author="Pegger, Anja (INNIO)" w:date="2026-08-20T16:10:00Z" w16du:dateUtc="2026-08-20T14:10:00Z">
        <w:r w:rsidR="00DE5DF1">
          <w:rPr>
            <w:highlight w:val="yellow"/>
          </w:rPr>
          <w:t xml:space="preserve">throughput improvement </w:t>
        </w:r>
      </w:ins>
      <w:r w:rsidRPr="00D2371F">
        <w:rPr>
          <w:highlight w:val="yellow"/>
          <w:rPrChange w:id="301" w:author="Pegger, Anja (INNIO)" w:date="2026-08-13T14:40:00Z" w16du:dateUtc="2026-08-13T12:40:00Z">
            <w:rPr/>
          </w:rPrChange>
        </w:rPr>
        <w:t xml:space="preserve">opportunities </w:t>
      </w:r>
      <w:ins w:id="302" w:author="Pegger, Anja (INNIO)" w:date="2026-08-20T16:10:00Z" w16du:dateUtc="2026-08-20T14:10:00Z">
        <w:r w:rsidR="002B52BC">
          <w:rPr>
            <w:highlight w:val="yellow"/>
          </w:rPr>
          <w:t>were</w:t>
        </w:r>
      </w:ins>
      <w:ins w:id="303" w:author="Pegger, Anja (INNIO)" w:date="2026-08-20T16:12:00Z" w16du:dateUtc="2026-08-20T14:12:00Z">
        <w:r w:rsidR="00F84C76">
          <w:rPr>
            <w:highlight w:val="yellow"/>
          </w:rPr>
          <w:t xml:space="preserve"> </w:t>
        </w:r>
      </w:ins>
      <w:del w:id="304" w:author="Pegger, Anja (INNIO)" w:date="2026-08-20T16:10:00Z" w16du:dateUtc="2026-08-20T14:10:00Z">
        <w:r w:rsidRPr="00D2371F" w:rsidDel="002B52BC">
          <w:rPr>
            <w:highlight w:val="yellow"/>
            <w:rPrChange w:id="305" w:author="Pegger, Anja (INNIO)" w:date="2026-08-13T14:40:00Z" w16du:dateUtc="2026-08-13T12:40:00Z">
              <w:rPr/>
            </w:rPrChange>
          </w:rPr>
          <w:delText xml:space="preserve">to increase throughput have been </w:delText>
        </w:r>
      </w:del>
      <w:r w:rsidRPr="00D2371F">
        <w:rPr>
          <w:highlight w:val="yellow"/>
          <w:rPrChange w:id="306" w:author="Pegger, Anja (INNIO)" w:date="2026-08-13T14:40:00Z" w16du:dateUtc="2026-08-13T12:40:00Z">
            <w:rPr/>
          </w:rPrChange>
        </w:rPr>
        <w:t>identified</w:t>
      </w:r>
      <w:del w:id="307" w:author="Pegger, Anja (INNIO)" w:date="2026-08-20T16:11:00Z" w16du:dateUtc="2026-08-20T14:11:00Z">
        <w:r w:rsidRPr="00D2371F" w:rsidDel="002B52BC">
          <w:rPr>
            <w:highlight w:val="yellow"/>
            <w:rPrChange w:id="308" w:author="Pegger, Anja (INNIO)" w:date="2026-08-13T14:40:00Z" w16du:dateUtc="2026-08-13T12:40:00Z">
              <w:rPr/>
            </w:rPrChange>
          </w:rPr>
          <w:delText xml:space="preserve"> for over 50 </w:delText>
        </w:r>
        <w:r w:rsidRPr="00D00E20" w:rsidDel="002B52BC">
          <w:rPr>
            <w:highlight w:val="yellow"/>
            <w:rPrChange w:id="309" w:author="Pegger, Anja (INNIO)" w:date="2026-08-20T16:11:00Z" w16du:dateUtc="2026-08-20T14:11:00Z">
              <w:rPr/>
            </w:rPrChange>
          </w:rPr>
          <w:delText>assets</w:delText>
        </w:r>
      </w:del>
      <w:ins w:id="310" w:author="Pegger, Anja (INNIO)" w:date="2026-08-20T16:11:00Z" w16du:dateUtc="2026-08-20T14:11:00Z">
        <w:r w:rsidR="00D00E20" w:rsidRPr="00D00E20">
          <w:rPr>
            <w:rFonts w:ascii="Segoe UI" w:hAnsi="Segoe UI" w:cs="Segoe UI"/>
            <w:shd w:val="clear" w:color="auto" w:fill="FFFFFF"/>
            <w:rPrChange w:id="311" w:author="Pegger, Anja (INNIO)" w:date="2026-08-20T16:11:00Z" w16du:dateUtc="2026-08-20T14:11:00Z">
              <w:rPr>
                <w:rFonts w:ascii="Segoe UI" w:hAnsi="Segoe UI" w:cs="Segoe UI"/>
                <w:b/>
                <w:bCs/>
                <w:shd w:val="clear" w:color="auto" w:fill="FFFFFF"/>
              </w:rPr>
            </w:rPrChange>
          </w:rPr>
          <w:t xml:space="preserve"> S</w:t>
        </w:r>
      </w:ins>
      <w:ins w:id="312" w:author="Pegger, Anja (INNIO)" w:date="2026-08-20T16:11:00Z">
        <w:r w:rsidR="00D00E20" w:rsidRPr="00D00E20">
          <w:rPr>
            <w:highlight w:val="yellow"/>
            <w:rPrChange w:id="313" w:author="Pegger, Anja (INNIO)" w:date="2026-08-20T16:11:00Z" w16du:dateUtc="2026-08-20T14:11:00Z">
              <w:rPr>
                <w:b/>
                <w:bCs/>
                <w:highlight w:val="yellow"/>
              </w:rPr>
            </w:rPrChange>
          </w:rPr>
          <w:t>kidIQ provides enhanced connectivity and visibility to support asset performance.</w:t>
        </w:r>
      </w:ins>
      <w:del w:id="314" w:author="Pegger, Anja (INNIO)" w:date="2026-08-20T16:11:00Z" w16du:dateUtc="2026-08-20T14:11:00Z">
        <w:r w:rsidR="00A12B57" w:rsidRPr="00D2371F" w:rsidDel="00D00E20">
          <w:rPr>
            <w:highlight w:val="yellow"/>
            <w:rPrChange w:id="315" w:author="Pegger, Anja (INNIO)" w:date="2026-08-13T14:40:00Z" w16du:dateUtc="2026-08-13T12:40:00Z">
              <w:rPr/>
            </w:rPrChange>
          </w:rPr>
          <w:delText xml:space="preserve">.  </w:delText>
        </w:r>
        <w:r w:rsidRPr="00D2371F" w:rsidDel="00D00E20">
          <w:rPr>
            <w:highlight w:val="yellow"/>
            <w:rPrChange w:id="316" w:author="Pegger, Anja (INNIO)" w:date="2026-08-13T14:40:00Z" w16du:dateUtc="2026-08-13T12:40:00Z">
              <w:rPr/>
            </w:rPrChange>
          </w:rPr>
          <w:delText xml:space="preserve">SkidIQ brings a new level of connectivity and control to ensure the </w:delText>
        </w:r>
        <w:r w:rsidR="00177C18" w:rsidRPr="00D2371F" w:rsidDel="00D00E20">
          <w:rPr>
            <w:highlight w:val="yellow"/>
            <w:rPrChange w:id="317" w:author="Pegger, Anja (INNIO)" w:date="2026-08-13T14:40:00Z" w16du:dateUtc="2026-08-13T12:40:00Z">
              <w:rPr/>
            </w:rPrChange>
          </w:rPr>
          <w:delText xml:space="preserve">excellent </w:delText>
        </w:r>
        <w:r w:rsidRPr="00D2371F" w:rsidDel="00D00E20">
          <w:rPr>
            <w:highlight w:val="yellow"/>
            <w:rPrChange w:id="318" w:author="Pegger, Anja (INNIO)" w:date="2026-08-13T14:40:00Z" w16du:dateUtc="2026-08-13T12:40:00Z">
              <w:rPr/>
            </w:rPrChange>
          </w:rPr>
          <w:delText>performance of assets</w:delText>
        </w:r>
        <w:r w:rsidR="001506AD" w:rsidRPr="00D2371F" w:rsidDel="00D00E20">
          <w:rPr>
            <w:highlight w:val="yellow"/>
            <w:rPrChange w:id="319" w:author="Pegger, Anja (INNIO)" w:date="2026-08-13T14:40:00Z" w16du:dateUtc="2026-08-13T12:40:00Z">
              <w:rPr/>
            </w:rPrChange>
          </w:rPr>
          <w:delText xml:space="preserve">.  </w:delText>
        </w:r>
      </w:del>
      <w:del w:id="320" w:author="Pegger, Anja (INNIO)" w:date="2026-08-20T16:13:00Z" w16du:dateUtc="2026-08-20T14:13:00Z">
        <w:r w:rsidR="001506AD" w:rsidRPr="00D2371F" w:rsidDel="005127DF">
          <w:rPr>
            <w:highlight w:val="yellow"/>
            <w:rPrChange w:id="321" w:author="Pegger, Anja (INNIO)" w:date="2026-08-13T14:40:00Z" w16du:dateUtc="2026-08-13T12:40:00Z">
              <w:rPr/>
            </w:rPrChange>
          </w:rPr>
          <w:delText>The</w:delText>
        </w:r>
        <w:r w:rsidRPr="00D2371F" w:rsidDel="005127DF">
          <w:rPr>
            <w:highlight w:val="yellow"/>
            <w:rPrChange w:id="322" w:author="Pegger, Anja (INNIO)" w:date="2026-08-13T14:40:00Z" w16du:dateUtc="2026-08-13T12:40:00Z">
              <w:rPr/>
            </w:rPrChange>
          </w:rPr>
          <w:delText xml:space="preserve">re are powerful challenges facing the energy sector today. The world needs more energy and lower emissions—INNIO Waukesha </w:delText>
        </w:r>
        <w:r w:rsidR="00A818ED" w:rsidRPr="00D2371F" w:rsidDel="005127DF">
          <w:rPr>
            <w:highlight w:val="yellow"/>
            <w:rPrChange w:id="323" w:author="Pegger, Anja (INNIO)" w:date="2026-08-13T14:40:00Z" w16du:dateUtc="2026-08-13T12:40:00Z">
              <w:rPr/>
            </w:rPrChange>
          </w:rPr>
          <w:delText xml:space="preserve">helps to </w:delText>
        </w:r>
        <w:r w:rsidRPr="00D2371F" w:rsidDel="005127DF">
          <w:rPr>
            <w:highlight w:val="yellow"/>
            <w:rPrChange w:id="324" w:author="Pegger, Anja (INNIO)" w:date="2026-08-13T14:40:00Z" w16du:dateUtc="2026-08-13T12:40:00Z">
              <w:rPr/>
            </w:rPrChange>
          </w:rPr>
          <w:delText>deliver</w:delText>
        </w:r>
        <w:r w:rsidRPr="00D2371F" w:rsidDel="005127DF">
          <w:rPr>
            <w:strike/>
            <w:highlight w:val="yellow"/>
            <w:rPrChange w:id="325" w:author="Pegger, Anja (INNIO)" w:date="2026-08-13T14:40:00Z" w16du:dateUtc="2026-08-13T12:40:00Z">
              <w:rPr>
                <w:strike/>
              </w:rPr>
            </w:rPrChange>
          </w:rPr>
          <w:delText>s</w:delText>
        </w:r>
        <w:r w:rsidRPr="00D2371F" w:rsidDel="005127DF">
          <w:rPr>
            <w:highlight w:val="yellow"/>
            <w:rPrChange w:id="326" w:author="Pegger, Anja (INNIO)" w:date="2026-08-13T14:40:00Z" w16du:dateUtc="2026-08-13T12:40:00Z">
              <w:rPr/>
            </w:rPrChange>
          </w:rPr>
          <w:delText xml:space="preserve"> both.</w:delText>
        </w:r>
      </w:del>
    </w:p>
    <w:p w14:paraId="630185FA" w14:textId="65EA576A" w:rsidR="00D06579" w:rsidRPr="00D2371F" w:rsidRDefault="00A16A26" w:rsidP="00D06579">
      <w:pPr>
        <w:pStyle w:val="ListParagraph"/>
        <w:numPr>
          <w:ilvl w:val="0"/>
          <w:numId w:val="1"/>
        </w:numPr>
        <w:rPr>
          <w:highlight w:val="yellow"/>
          <w:rPrChange w:id="327" w:author="Pegger, Anja (INNIO)" w:date="2026-08-13T14:40:00Z" w16du:dateUtc="2026-08-13T12:40:00Z">
            <w:rPr/>
          </w:rPrChange>
        </w:rPr>
      </w:pPr>
      <w:commentRangeStart w:id="328"/>
      <w:r w:rsidRPr="00D2371F">
        <w:rPr>
          <w:highlight w:val="yellow"/>
          <w:rPrChange w:id="329" w:author="Pegger, Anja (INNIO)" w:date="2026-08-13T14:40:00Z" w16du:dateUtc="2026-08-13T12:40:00Z">
            <w:rPr/>
          </w:rPrChange>
        </w:rPr>
        <w:t xml:space="preserve">Old case study - </w:t>
      </w:r>
      <w:r w:rsidRPr="00D2371F">
        <w:rPr>
          <w:highlight w:val="yellow"/>
          <w:rPrChange w:id="330" w:author="Pegger, Anja (INNIO)" w:date="2026-08-13T14:40:00Z" w16du:dateUtc="2026-08-13T12:40:00Z">
            <w:rPr/>
          </w:rPrChange>
        </w:rPr>
        <w:fldChar w:fldCharType="begin"/>
      </w:r>
      <w:r w:rsidRPr="00D2371F">
        <w:rPr>
          <w:highlight w:val="yellow"/>
          <w:rPrChange w:id="331" w:author="Pegger, Anja (INNIO)" w:date="2026-08-13T14:40:00Z" w16du:dateUtc="2026-08-13T12:40:00Z">
            <w:rPr/>
          </w:rPrChange>
        </w:rPr>
        <w:instrText>HYPERLINK "https://www.waukeshaengine.com/enbase-detechtion/"</w:instrText>
      </w:r>
      <w:r w:rsidRPr="00E84517">
        <w:rPr>
          <w:highlight w:val="yellow"/>
        </w:rPr>
      </w:r>
      <w:r w:rsidRPr="00D2371F">
        <w:rPr>
          <w:highlight w:val="yellow"/>
          <w:rPrChange w:id="332" w:author="Pegger, Anja (INNIO)" w:date="2026-08-13T14:40:00Z" w16du:dateUtc="2026-08-13T12:40:00Z">
            <w:rPr/>
          </w:rPrChange>
        </w:rPr>
        <w:fldChar w:fldCharType="separate"/>
      </w:r>
      <w:r w:rsidRPr="00D2371F">
        <w:rPr>
          <w:rStyle w:val="Hyperlink"/>
          <w:highlight w:val="yellow"/>
          <w:rPrChange w:id="333" w:author="Pegger, Anja (INNIO)" w:date="2026-08-13T14:40:00Z" w16du:dateUtc="2026-08-13T12:40:00Z">
            <w:rPr>
              <w:rStyle w:val="Hyperlink"/>
            </w:rPr>
          </w:rPrChange>
        </w:rPr>
        <w:t>Enbase Detechtion | Case Study | INNIO Waukesha Engine</w:t>
      </w:r>
      <w:r w:rsidRPr="00D2371F">
        <w:rPr>
          <w:highlight w:val="yellow"/>
          <w:rPrChange w:id="334" w:author="Pegger, Anja (INNIO)" w:date="2026-08-13T14:40:00Z" w16du:dateUtc="2026-08-13T12:40:00Z">
            <w:rPr/>
          </w:rPrChange>
        </w:rPr>
        <w:fldChar w:fldCharType="end"/>
      </w:r>
    </w:p>
    <w:p w14:paraId="12948F32" w14:textId="26296505" w:rsidR="00975C13" w:rsidRPr="00D2371F" w:rsidDel="00880D74" w:rsidRDefault="00E463AB" w:rsidP="00E463AB">
      <w:pPr>
        <w:rPr>
          <w:del w:id="335" w:author="Pegger, Anja (INNIO)" w:date="2026-08-20T16:20:00Z" w16du:dateUtc="2026-08-20T14:20:00Z"/>
          <w:highlight w:val="yellow"/>
          <w:rPrChange w:id="336" w:author="Pegger, Anja (INNIO)" w:date="2026-08-13T14:40:00Z" w16du:dateUtc="2026-08-13T12:40:00Z">
            <w:rPr>
              <w:del w:id="337" w:author="Pegger, Anja (INNIO)" w:date="2026-08-20T16:20:00Z" w16du:dateUtc="2026-08-20T14:20:00Z"/>
            </w:rPr>
          </w:rPrChange>
        </w:rPr>
      </w:pPr>
      <w:del w:id="338" w:author="Pegger, Anja (INNIO)" w:date="2026-08-20T16:20:00Z" w16du:dateUtc="2026-08-20T14:20:00Z">
        <w:r w:rsidRPr="00D2371F" w:rsidDel="00880D74">
          <w:rPr>
            <w:highlight w:val="yellow"/>
            <w:rPrChange w:id="339" w:author="Pegger, Anja (INNIO)" w:date="2026-08-13T14:40:00Z" w16du:dateUtc="2026-08-13T12:40:00Z">
              <w:rPr/>
            </w:rPrChange>
          </w:rPr>
          <w:delText xml:space="preserve">This old case study is </w:delText>
        </w:r>
        <w:r w:rsidR="00975C13" w:rsidRPr="00D2371F" w:rsidDel="00880D74">
          <w:rPr>
            <w:highlight w:val="yellow"/>
            <w:rPrChange w:id="340" w:author="Pegger, Anja (INNIO)" w:date="2026-08-13T14:40:00Z" w16du:dateUtc="2026-08-13T12:40:00Z">
              <w:rPr/>
            </w:rPrChange>
          </w:rPr>
          <w:delText>off</w:delText>
        </w:r>
        <w:r w:rsidRPr="00D2371F" w:rsidDel="00880D74">
          <w:rPr>
            <w:highlight w:val="yellow"/>
            <w:rPrChange w:id="341" w:author="Pegger, Anja (INNIO)" w:date="2026-08-13T14:40:00Z" w16du:dateUtc="2026-08-13T12:40:00Z">
              <w:rPr/>
            </w:rPrChange>
          </w:rPr>
          <w:delText xml:space="preserve"> the case study </w:delText>
        </w:r>
        <w:r w:rsidR="00975C13" w:rsidRPr="00D2371F" w:rsidDel="00880D74">
          <w:rPr>
            <w:highlight w:val="yellow"/>
            <w:rPrChange w:id="342" w:author="Pegger, Anja (INNIO)" w:date="2026-08-13T14:40:00Z" w16du:dateUtc="2026-08-13T12:40:00Z">
              <w:rPr/>
            </w:rPrChange>
          </w:rPr>
          <w:delText>page but</w:delText>
        </w:r>
        <w:r w:rsidRPr="00D2371F" w:rsidDel="00880D74">
          <w:rPr>
            <w:highlight w:val="yellow"/>
            <w:rPrChange w:id="343" w:author="Pegger, Anja (INNIO)" w:date="2026-08-13T14:40:00Z" w16du:dateUtc="2026-08-13T12:40:00Z">
              <w:rPr/>
            </w:rPrChange>
          </w:rPr>
          <w:delText xml:space="preserve"> is still live for search purposes. </w:delText>
        </w:r>
        <w:r w:rsidR="00975C13" w:rsidRPr="00D2371F" w:rsidDel="00880D74">
          <w:rPr>
            <w:highlight w:val="yellow"/>
            <w:rPrChange w:id="344" w:author="Pegger, Anja (INNIO)" w:date="2026-08-13T14:40:00Z" w16du:dateUtc="2026-08-13T12:40:00Z">
              <w:rPr/>
            </w:rPrChange>
          </w:rPr>
          <w:delText>Regardless, here are some suggested edits just in case someone finds the page.</w:delText>
        </w:r>
      </w:del>
    </w:p>
    <w:p w14:paraId="1A85D416" w14:textId="3CA57022" w:rsidR="00975C13" w:rsidRPr="00D2371F" w:rsidDel="00624ED7" w:rsidRDefault="00A945B8" w:rsidP="00975C13">
      <w:pPr>
        <w:pStyle w:val="ListParagraph"/>
        <w:numPr>
          <w:ilvl w:val="0"/>
          <w:numId w:val="5"/>
        </w:numPr>
        <w:rPr>
          <w:del w:id="345" w:author="Pegger, Anja (INNIO)" w:date="2026-08-20T16:16:00Z" w16du:dateUtc="2026-08-20T14:16:00Z"/>
          <w:highlight w:val="yellow"/>
          <w:rPrChange w:id="346" w:author="Pegger, Anja (INNIO)" w:date="2026-08-13T14:40:00Z" w16du:dateUtc="2026-08-13T12:40:00Z">
            <w:rPr>
              <w:del w:id="347" w:author="Pegger, Anja (INNIO)" w:date="2026-08-20T16:16:00Z" w16du:dateUtc="2026-08-20T14:16:00Z"/>
            </w:rPr>
          </w:rPrChange>
        </w:rPr>
      </w:pPr>
      <w:del w:id="348" w:author="Pegger, Anja (INNIO)" w:date="2026-08-20T16:20:00Z" w16du:dateUtc="2026-08-20T14:20:00Z">
        <w:r w:rsidRPr="00624ED7" w:rsidDel="00880D74">
          <w:rPr>
            <w:highlight w:val="yellow"/>
          </w:rPr>
          <w:delText>INNIO</w:delText>
        </w:r>
        <w:r w:rsidR="00E37658" w:rsidRPr="00624ED7" w:rsidDel="00880D74">
          <w:rPr>
            <w:highlight w:val="yellow"/>
          </w:rPr>
          <w:delText xml:space="preserve"> Group</w:delText>
        </w:r>
        <w:r w:rsidRPr="00624ED7" w:rsidDel="00880D74">
          <w:rPr>
            <w:highlight w:val="yellow"/>
          </w:rPr>
          <w:delText xml:space="preserve">’s Waukesha </w:delText>
        </w:r>
        <w:r w:rsidR="00CF7AE6" w:rsidRPr="00624ED7" w:rsidDel="00880D74">
          <w:rPr>
            <w:highlight w:val="yellow"/>
          </w:rPr>
          <w:delText xml:space="preserve">experts </w:delText>
        </w:r>
        <w:r w:rsidRPr="00624ED7" w:rsidDel="00880D74">
          <w:rPr>
            <w:strike/>
            <w:highlight w:val="yellow"/>
          </w:rPr>
          <w:delText>and Detechtion Technologies Inc.</w:delText>
        </w:r>
        <w:r w:rsidRPr="00624ED7" w:rsidDel="00880D74">
          <w:rPr>
            <w:highlight w:val="yellow"/>
          </w:rPr>
          <w:delText xml:space="preserve"> </w:delText>
        </w:r>
        <w:r w:rsidRPr="00624ED7" w:rsidDel="00880D74">
          <w:rPr>
            <w:strike/>
            <w:highlight w:val="yellow"/>
          </w:rPr>
          <w:delText>are</w:delText>
        </w:r>
        <w:r w:rsidRPr="00624ED7" w:rsidDel="00880D74">
          <w:rPr>
            <w:highlight w:val="yellow"/>
          </w:rPr>
          <w:delText xml:space="preserve"> </w:delText>
        </w:r>
      </w:del>
      <w:del w:id="349" w:author="Pegger, Anja (INNIO)" w:date="2026-08-20T16:15:00Z" w16du:dateUtc="2026-08-20T14:15:00Z">
        <w:r w:rsidR="001F0998" w:rsidRPr="00624ED7" w:rsidDel="00712763">
          <w:rPr>
            <w:highlight w:val="yellow"/>
          </w:rPr>
          <w:delText>are</w:delText>
        </w:r>
        <w:r w:rsidRPr="00624ED7" w:rsidDel="00712763">
          <w:rPr>
            <w:highlight w:val="yellow"/>
            <w:rPrChange w:id="350" w:author="Pegger, Anja (INNIO)" w:date="2026-08-13T14:40:00Z" w16du:dateUtc="2026-08-13T12:40:00Z">
              <w:rPr/>
            </w:rPrChange>
          </w:rPr>
          <w:delText xml:space="preserve"> working </w:delText>
        </w:r>
        <w:r w:rsidRPr="00624ED7" w:rsidDel="00712763">
          <w:rPr>
            <w:strike/>
            <w:highlight w:val="yellow"/>
          </w:rPr>
          <w:delText>together</w:delText>
        </w:r>
        <w:r w:rsidRPr="00624ED7" w:rsidDel="00712763">
          <w:rPr>
            <w:highlight w:val="yellow"/>
            <w:rPrChange w:id="351" w:author="Pegger, Anja (INNIO)" w:date="2026-08-13T14:40:00Z" w16du:dateUtc="2026-08-13T12:40:00Z">
              <w:rPr/>
            </w:rPrChange>
          </w:rPr>
          <w:delText xml:space="preserve"> to expand asset connectivity, drive a customer-centric digital ecosystem, and empower our customers transition </w:delText>
        </w:r>
        <w:r w:rsidRPr="00624ED7" w:rsidDel="00712763">
          <w:rPr>
            <w:strike/>
            <w:highlight w:val="yellow"/>
          </w:rPr>
          <w:delText>to decarbonization</w:delText>
        </w:r>
        <w:r w:rsidRPr="00624ED7" w:rsidDel="00712763">
          <w:rPr>
            <w:highlight w:val="yellow"/>
            <w:rPrChange w:id="352" w:author="Pegger, Anja (INNIO)" w:date="2026-08-13T14:40:00Z" w16du:dateUtc="2026-08-13T12:40:00Z">
              <w:rPr/>
            </w:rPrChange>
          </w:rPr>
          <w:delText xml:space="preserve">. The cloud based digital solution provides a new depth or remote asset insights and analysis across a fleet of installed natural gas </w:delText>
        </w:r>
        <w:r w:rsidRPr="00624ED7" w:rsidDel="00712763">
          <w:rPr>
            <w:highlight w:val="yellow"/>
          </w:rPr>
          <w:delText>engine</w:delText>
        </w:r>
        <w:r w:rsidR="00DB4005" w:rsidRPr="00624ED7" w:rsidDel="00712763">
          <w:rPr>
            <w:highlight w:val="yellow"/>
          </w:rPr>
          <w:delText>s</w:delText>
        </w:r>
        <w:r w:rsidRPr="00624ED7" w:rsidDel="00712763">
          <w:rPr>
            <w:highlight w:val="yellow"/>
            <w:rPrChange w:id="353" w:author="Pegger, Anja (INNIO)" w:date="2026-08-13T14:40:00Z" w16du:dateUtc="2026-08-13T12:40:00Z">
              <w:rPr/>
            </w:rPrChange>
          </w:rPr>
          <w:delText xml:space="preserve"> and compressor packages. </w:delText>
        </w:r>
      </w:del>
      <w:del w:id="354" w:author="Pegger, Anja (INNIO)" w:date="2026-08-20T16:20:00Z" w16du:dateUtc="2026-08-20T14:20:00Z">
        <w:r w:rsidRPr="00624ED7" w:rsidDel="00880D74">
          <w:rPr>
            <w:highlight w:val="yellow"/>
            <w:rPrChange w:id="355" w:author="Pegger, Anja (INNIO)" w:date="2026-08-13T14:40:00Z" w16du:dateUtc="2026-08-13T12:40:00Z">
              <w:rPr/>
            </w:rPrChange>
          </w:rPr>
          <w:delText>Combining INNIO’s Waukesha engine analytics with</w:delText>
        </w:r>
      </w:del>
      <w:del w:id="356" w:author="Pegger, Anja (INNIO)" w:date="2026-08-20T16:16:00Z" w16du:dateUtc="2026-08-20T14:16:00Z">
        <w:r w:rsidRPr="00624ED7" w:rsidDel="00624ED7">
          <w:rPr>
            <w:highlight w:val="yellow"/>
            <w:rPrChange w:id="357" w:author="Pegger, Anja (INNIO)" w:date="2026-08-13T14:40:00Z" w16du:dateUtc="2026-08-13T12:40:00Z">
              <w:rPr/>
            </w:rPrChange>
          </w:rPr>
          <w:delText xml:space="preserve"> </w:delText>
        </w:r>
        <w:r w:rsidRPr="00624ED7" w:rsidDel="00624ED7">
          <w:rPr>
            <w:strike/>
            <w:highlight w:val="yellow"/>
          </w:rPr>
          <w:delText>Detechtion’s</w:delText>
        </w:r>
      </w:del>
      <w:del w:id="358" w:author="Pegger, Anja (INNIO)" w:date="2026-08-20T16:20:00Z" w16du:dateUtc="2026-08-20T14:20:00Z">
        <w:r w:rsidRPr="00624ED7" w:rsidDel="00880D74">
          <w:rPr>
            <w:strike/>
            <w:highlight w:val="yellow"/>
            <w:rPrChange w:id="359" w:author="Pegger, Anja (INNIO)" w:date="2026-08-13T14:40:00Z" w16du:dateUtc="2026-08-13T12:40:00Z">
              <w:rPr>
                <w:strike/>
              </w:rPr>
            </w:rPrChange>
          </w:rPr>
          <w:delText xml:space="preserve"> </w:delText>
        </w:r>
        <w:r w:rsidRPr="00624ED7" w:rsidDel="00880D74">
          <w:rPr>
            <w:highlight w:val="yellow"/>
            <w:rPrChange w:id="360" w:author="Pegger, Anja (INNIO)" w:date="2026-08-13T14:40:00Z" w16du:dateUtc="2026-08-13T12:40:00Z">
              <w:rPr/>
            </w:rPrChange>
          </w:rPr>
          <w:delText>compression monitoring</w:delText>
        </w:r>
        <w:r w:rsidRPr="00624ED7" w:rsidDel="00880D74">
          <w:rPr>
            <w:highlight w:val="yellow"/>
            <w:rPrChange w:id="361" w:author="Pegger, Anja (INNIO)" w:date="2026-08-20T16:16:00Z" w16du:dateUtc="2026-08-20T14:16:00Z">
              <w:rPr/>
            </w:rPrChange>
          </w:rPr>
          <w:delText xml:space="preserve"> </w:delText>
        </w:r>
      </w:del>
      <w:del w:id="362" w:author="Pegger, Anja (INNIO)" w:date="2026-08-20T16:16:00Z" w16du:dateUtc="2026-08-20T14:16:00Z">
        <w:r w:rsidRPr="00D2371F" w:rsidDel="00624ED7">
          <w:rPr>
            <w:highlight w:val="yellow"/>
            <w:rPrChange w:id="363" w:author="Pegger, Anja (INNIO)" w:date="2026-08-13T14:40:00Z" w16du:dateUtc="2026-08-13T12:40:00Z">
              <w:rPr/>
            </w:rPrChange>
          </w:rPr>
          <w:delText xml:space="preserve">and optimization technology into a single solution for both new and existing compressor skids. Which will greatly help customers remotely manage their assets securely and in real time, </w:delText>
        </w:r>
        <w:r w:rsidR="004E1375" w:rsidRPr="00D2371F" w:rsidDel="00624ED7">
          <w:rPr>
            <w:highlight w:val="yellow"/>
            <w:rPrChange w:id="364" w:author="Pegger, Anja (INNIO)" w:date="2026-08-13T14:40:00Z" w16du:dateUtc="2026-08-13T12:40:00Z">
              <w:rPr/>
            </w:rPrChange>
          </w:rPr>
          <w:delText xml:space="preserve">support </w:delText>
        </w:r>
        <w:r w:rsidRPr="00D2371F" w:rsidDel="00624ED7">
          <w:rPr>
            <w:highlight w:val="yellow"/>
            <w:rPrChange w:id="365" w:author="Pegger, Anja (INNIO)" w:date="2026-08-13T14:40:00Z" w16du:dateUtc="2026-08-13T12:40:00Z">
              <w:rPr/>
            </w:rPrChange>
          </w:rPr>
          <w:delText>anticipating unexpected events and determining if assistance is required.</w:delText>
        </w:r>
      </w:del>
    </w:p>
    <w:p w14:paraId="2776E10D" w14:textId="58BDD2FF" w:rsidR="00860A90" w:rsidRPr="00624ED7" w:rsidDel="00880D74" w:rsidRDefault="00860A90" w:rsidP="00975C13">
      <w:pPr>
        <w:pStyle w:val="ListParagraph"/>
        <w:numPr>
          <w:ilvl w:val="0"/>
          <w:numId w:val="5"/>
        </w:numPr>
        <w:rPr>
          <w:del w:id="366" w:author="Pegger, Anja (INNIO)" w:date="2026-08-20T16:20:00Z" w16du:dateUtc="2026-08-20T14:20:00Z"/>
          <w:strike/>
          <w:highlight w:val="yellow"/>
          <w:rPrChange w:id="367" w:author="Pegger, Anja (INNIO)" w:date="2026-08-13T14:40:00Z" w16du:dateUtc="2026-08-13T12:40:00Z">
            <w:rPr>
              <w:del w:id="368" w:author="Pegger, Anja (INNIO)" w:date="2026-08-20T16:20:00Z" w16du:dateUtc="2026-08-20T14:20:00Z"/>
              <w:strike/>
            </w:rPr>
          </w:rPrChange>
        </w:rPr>
      </w:pPr>
      <w:del w:id="369" w:author="Pegger, Anja (INNIO)" w:date="2026-08-20T16:20:00Z" w16du:dateUtc="2026-08-20T14:20:00Z">
        <w:r w:rsidRPr="00624ED7" w:rsidDel="00880D74">
          <w:rPr>
            <w:highlight w:val="yellow"/>
            <w:rPrChange w:id="370" w:author="Pegger, Anja (INNIO)" w:date="2026-08-13T14:40:00Z" w16du:dateUtc="2026-08-13T12:40:00Z">
              <w:rPr/>
            </w:rPrChange>
          </w:rPr>
          <w:lastRenderedPageBreak/>
          <w:delText>INNIO</w:delText>
        </w:r>
        <w:r w:rsidR="003A66AF" w:rsidRPr="00624ED7" w:rsidDel="00880D74">
          <w:rPr>
            <w:highlight w:val="yellow"/>
            <w:rPrChange w:id="371" w:author="Pegger, Anja (INNIO)" w:date="2026-08-13T14:40:00Z" w16du:dateUtc="2026-08-13T12:40:00Z">
              <w:rPr/>
            </w:rPrChange>
          </w:rPr>
          <w:delText xml:space="preserve"> Group</w:delText>
        </w:r>
        <w:r w:rsidRPr="00624ED7" w:rsidDel="00880D74">
          <w:rPr>
            <w:highlight w:val="yellow"/>
            <w:rPrChange w:id="372" w:author="Pegger, Anja (INNIO)" w:date="2026-08-13T14:40:00Z" w16du:dateUtc="2026-08-13T12:40:00Z">
              <w:rPr/>
            </w:rPrChange>
          </w:rPr>
          <w:delText xml:space="preserve"> </w:delText>
        </w:r>
      </w:del>
      <w:del w:id="373" w:author="Pegger, Anja (INNIO)" w:date="2026-08-20T16:16:00Z" w16du:dateUtc="2026-08-20T14:16:00Z">
        <w:r w:rsidRPr="00624ED7" w:rsidDel="003B4ABA">
          <w:rPr>
            <w:strike/>
            <w:highlight w:val="yellow"/>
          </w:rPr>
          <w:delText>and Detechtion</w:delText>
        </w:r>
        <w:r w:rsidRPr="00624ED7" w:rsidDel="003B4ABA">
          <w:rPr>
            <w:highlight w:val="yellow"/>
            <w:rPrChange w:id="374" w:author="Pegger, Anja (INNIO)" w:date="2026-08-13T14:40:00Z" w16du:dateUtc="2026-08-13T12:40:00Z">
              <w:rPr/>
            </w:rPrChange>
          </w:rPr>
          <w:delText xml:space="preserve"> </w:delText>
        </w:r>
      </w:del>
      <w:del w:id="375" w:author="Pegger, Anja (INNIO)" w:date="2026-08-20T16:17:00Z" w16du:dateUtc="2026-08-20T14:17:00Z">
        <w:r w:rsidRPr="00624ED7" w:rsidDel="00125A39">
          <w:rPr>
            <w:highlight w:val="yellow"/>
            <w:rPrChange w:id="376" w:author="Pegger, Anja (INNIO)" w:date="2026-08-13T14:40:00Z" w16du:dateUtc="2026-08-13T12:40:00Z">
              <w:rPr/>
            </w:rPrChange>
          </w:rPr>
          <w:delText>worked with a large international fleet rental company where seven assets were selected</w:delText>
        </w:r>
        <w:r w:rsidR="00CF7AE6" w:rsidRPr="00624ED7" w:rsidDel="00125A39">
          <w:rPr>
            <w:highlight w:val="yellow"/>
            <w:rPrChange w:id="377" w:author="Pegger, Anja (INNIO)" w:date="2026-08-13T14:40:00Z" w16du:dateUtc="2026-08-13T12:40:00Z">
              <w:rPr/>
            </w:rPrChange>
          </w:rPr>
          <w:delText>.</w:delText>
        </w:r>
        <w:r w:rsidRPr="00624ED7" w:rsidDel="00125A39">
          <w:rPr>
            <w:highlight w:val="yellow"/>
            <w:rPrChange w:id="378" w:author="Pegger, Anja (INNIO)" w:date="2026-08-13T14:40:00Z" w16du:dateUtc="2026-08-13T12:40:00Z">
              <w:rPr/>
            </w:rPrChange>
          </w:rPr>
          <w:delText xml:space="preserve">.  Technical data collection feeding diagnostic reports </w:delText>
        </w:r>
        <w:r w:rsidRPr="00624ED7" w:rsidDel="00125A39">
          <w:rPr>
            <w:highlight w:val="yellow"/>
          </w:rPr>
          <w:delText>include</w:delText>
        </w:r>
        <w:r w:rsidRPr="00624ED7" w:rsidDel="00125A39">
          <w:rPr>
            <w:highlight w:val="yellow"/>
            <w:rPrChange w:id="379" w:author="Pegger, Anja (INNIO)" w:date="2026-08-13T14:40:00Z" w16du:dateUtc="2026-08-13T12:40:00Z">
              <w:rPr/>
            </w:rPrChange>
          </w:rPr>
          <w:delText xml:space="preserve"> incremental production, fuel gas used, CO</w:delText>
        </w:r>
        <w:r w:rsidRPr="00624ED7" w:rsidDel="00125A39">
          <w:rPr>
            <w:highlight w:val="yellow"/>
            <w:vertAlign w:val="subscript"/>
          </w:rPr>
          <w:delText>2</w:delText>
        </w:r>
        <w:r w:rsidRPr="00624ED7" w:rsidDel="00125A39">
          <w:rPr>
            <w:highlight w:val="yellow"/>
            <w:rPrChange w:id="380" w:author="Pegger, Anja (INNIO)" w:date="2026-08-13T14:40:00Z" w16du:dateUtc="2026-08-13T12:40:00Z">
              <w:rPr/>
            </w:rPrChange>
          </w:rPr>
          <w:delText xml:space="preserve"> and NO</w:delText>
        </w:r>
        <w:r w:rsidRPr="00624ED7" w:rsidDel="00125A39">
          <w:rPr>
            <w:highlight w:val="yellow"/>
            <w:vertAlign w:val="subscript"/>
          </w:rPr>
          <w:delText>x</w:delText>
        </w:r>
        <w:r w:rsidRPr="00624ED7" w:rsidDel="00125A39">
          <w:rPr>
            <w:highlight w:val="yellow"/>
            <w:rPrChange w:id="381" w:author="Pegger, Anja (INNIO)" w:date="2026-08-13T14:40:00Z" w16du:dateUtc="2026-08-13T12:40:00Z">
              <w:rPr/>
            </w:rPrChange>
          </w:rPr>
          <w:delText xml:space="preserve"> emissions, expected discharge temperature, compression ratio, volumetric efficiency, blowby, rod load compression and tension-static and net, minimum degrees reversal, minimum rod load net ratio, cylinder flow, horsepower used-overall and at RPM, and cylinder capacity used. This data is monitored remotely by the Remote Operations Center (ROC) at Waukesha, which teamed up with the engineering account managers (EAMs)</w:delText>
        </w:r>
        <w:r w:rsidR="00A52FBC" w:rsidRPr="00624ED7" w:rsidDel="00125A39">
          <w:rPr>
            <w:highlight w:val="yellow"/>
          </w:rPr>
          <w:delText>.</w:delText>
        </w:r>
        <w:r w:rsidRPr="00624ED7" w:rsidDel="00125A39">
          <w:rPr>
            <w:highlight w:val="yellow"/>
          </w:rPr>
          <w:delText xml:space="preserve"> </w:delText>
        </w:r>
        <w:r w:rsidRPr="00624ED7" w:rsidDel="00125A39">
          <w:rPr>
            <w:strike/>
            <w:highlight w:val="yellow"/>
          </w:rPr>
          <w:delText>at Detechtion.</w:delText>
        </w:r>
      </w:del>
    </w:p>
    <w:p w14:paraId="23A68045" w14:textId="0554784D" w:rsidR="00F43489" w:rsidRPr="00D2371F" w:rsidRDefault="007B0303" w:rsidP="00975C13">
      <w:pPr>
        <w:pStyle w:val="ListParagraph"/>
        <w:numPr>
          <w:ilvl w:val="0"/>
          <w:numId w:val="5"/>
        </w:numPr>
        <w:rPr>
          <w:highlight w:val="yellow"/>
          <w:rPrChange w:id="382" w:author="Pegger, Anja (INNIO)" w:date="2026-08-13T14:40:00Z" w16du:dateUtc="2026-08-13T12:40:00Z">
            <w:rPr/>
          </w:rPrChange>
        </w:rPr>
      </w:pPr>
      <w:del w:id="383" w:author="Pegger, Anja (INNIO)" w:date="2026-08-20T16:18:00Z" w16du:dateUtc="2026-08-20T14:18:00Z">
        <w:r w:rsidRPr="00D2371F" w:rsidDel="000C1BBF">
          <w:rPr>
            <w:highlight w:val="yellow"/>
            <w:rPrChange w:id="384" w:author="Pegger, Anja (INNIO)" w:date="2026-08-13T14:40:00Z" w16du:dateUtc="2026-08-13T12:40:00Z">
              <w:rPr/>
            </w:rPrChange>
          </w:rPr>
          <w:delText>When the ROC identified “blowby” on one of its assets, it quickly sent the information to an EAM for verification.  </w:delText>
        </w:r>
        <w:r w:rsidRPr="00D2371F" w:rsidDel="000C1BBF">
          <w:rPr>
            <w:strike/>
            <w:highlight w:val="yellow"/>
          </w:rPr>
          <w:delText>If left untreated, blowby leakage on a compressor can be expensive and even catastrophic</w:delText>
        </w:r>
        <w:r w:rsidRPr="00D2371F" w:rsidDel="000C1BBF">
          <w:rPr>
            <w:highlight w:val="yellow"/>
            <w:rPrChange w:id="385" w:author="Pegger, Anja (INNIO)" w:date="2026-08-13T14:40:00Z" w16du:dateUtc="2026-08-13T12:40:00Z">
              <w:rPr/>
            </w:rPrChange>
          </w:rPr>
          <w:delText xml:space="preserve">.  The customer was proactively contacted by the ROC and EAM and was able to respond to the issue in a timely manner, avoiding failure and </w:delText>
        </w:r>
        <w:r w:rsidR="00C0750A" w:rsidRPr="00D2371F" w:rsidDel="000C1BBF">
          <w:rPr>
            <w:highlight w:val="yellow"/>
          </w:rPr>
          <w:delText>reducing</w:delText>
        </w:r>
        <w:r w:rsidRPr="00D2371F" w:rsidDel="000C1BBF">
          <w:rPr>
            <w:strike/>
            <w:highlight w:val="yellow"/>
          </w:rPr>
          <w:delText>minimizing</w:delText>
        </w:r>
        <w:r w:rsidRPr="00D2371F" w:rsidDel="000C1BBF">
          <w:rPr>
            <w:highlight w:val="yellow"/>
            <w:rPrChange w:id="386" w:author="Pegger, Anja (INNIO)" w:date="2026-08-13T14:40:00Z" w16du:dateUtc="2026-08-13T12:40:00Z">
              <w:rPr/>
            </w:rPrChange>
          </w:rPr>
          <w:delText xml:space="preserve"> production losses.</w:delText>
        </w:r>
      </w:del>
      <w:commentRangeEnd w:id="328"/>
      <w:del w:id="387" w:author="Pegger, Anja (INNIO)" w:date="2026-08-20T16:20:00Z" w16du:dateUtc="2026-08-20T14:20:00Z">
        <w:r w:rsidR="00270508" w:rsidRPr="00D2371F" w:rsidDel="00880D74">
          <w:rPr>
            <w:rStyle w:val="CommentReference"/>
            <w:sz w:val="24"/>
            <w:szCs w:val="24"/>
            <w:highlight w:val="yellow"/>
            <w:rPrChange w:id="388" w:author="Pegger, Anja (INNIO)" w:date="2026-08-13T14:40:00Z" w16du:dateUtc="2026-08-13T12:40:00Z">
              <w:rPr>
                <w:rStyle w:val="CommentReference"/>
                <w:sz w:val="24"/>
                <w:szCs w:val="24"/>
              </w:rPr>
            </w:rPrChange>
          </w:rPr>
          <w:commentReference w:id="328"/>
        </w:r>
      </w:del>
    </w:p>
    <w:tbl>
      <w:tblPr>
        <w:tblStyle w:val="TableGrid"/>
        <w:tblW w:w="0" w:type="auto"/>
        <w:tblInd w:w="1080" w:type="dxa"/>
        <w:tblLook w:val="04A0" w:firstRow="1" w:lastRow="0" w:firstColumn="1" w:lastColumn="0" w:noHBand="0" w:noVBand="1"/>
      </w:tblPr>
      <w:tblGrid>
        <w:gridCol w:w="4134"/>
        <w:gridCol w:w="4136"/>
      </w:tblGrid>
      <w:tr w:rsidR="00F81B88" w:rsidDel="003B66C7" w14:paraId="1EAB9C9A" w14:textId="008BF409" w:rsidTr="00315AE8">
        <w:trPr>
          <w:del w:id="389" w:author="Pegger, Anja (INNIO)" w:date="2026-08-20T16:21:00Z"/>
        </w:trPr>
        <w:tc>
          <w:tcPr>
            <w:tcW w:w="4134" w:type="dxa"/>
          </w:tcPr>
          <w:p w14:paraId="4BE214FF" w14:textId="32D2D5B8" w:rsidR="00F81B88" w:rsidRPr="00D2371F" w:rsidDel="003B66C7" w:rsidRDefault="00C26CC3" w:rsidP="00F81B88">
            <w:pPr>
              <w:pStyle w:val="Heading2"/>
              <w:shd w:val="clear" w:color="auto" w:fill="FFFFFF"/>
              <w:spacing w:before="0" w:after="0" w:line="703" w:lineRule="atLeast"/>
              <w:rPr>
                <w:del w:id="390" w:author="Pegger, Anja (INNIO)" w:date="2026-08-20T16:21:00Z" w16du:dateUtc="2026-08-20T14:21:00Z"/>
                <w:rFonts w:ascii="Overpass" w:hAnsi="Overpass"/>
                <w:caps/>
                <w:color w:val="2C3838"/>
                <w:sz w:val="56"/>
                <w:szCs w:val="56"/>
                <w:highlight w:val="yellow"/>
                <w:rPrChange w:id="391" w:author="Pegger, Anja (INNIO)" w:date="2026-08-13T14:40:00Z" w16du:dateUtc="2026-08-13T12:40:00Z">
                  <w:rPr>
                    <w:del w:id="392" w:author="Pegger, Anja (INNIO)" w:date="2026-08-20T16:21:00Z" w16du:dateUtc="2026-08-20T14:21:00Z"/>
                    <w:rFonts w:ascii="Overpass" w:hAnsi="Overpass"/>
                    <w:caps/>
                    <w:color w:val="2C3838"/>
                    <w:sz w:val="56"/>
                    <w:szCs w:val="56"/>
                  </w:rPr>
                </w:rPrChange>
              </w:rPr>
            </w:pPr>
            <w:del w:id="393" w:author="Pegger, Anja (INNIO)" w:date="2026-08-20T16:21:00Z" w16du:dateUtc="2026-08-20T14:21:00Z">
              <w:r w:rsidRPr="00D2371F" w:rsidDel="003B66C7">
                <w:rPr>
                  <w:rFonts w:ascii="Overpass" w:hAnsi="Overpass"/>
                  <w:caps/>
                  <w:color w:val="2C3838"/>
                  <w:sz w:val="56"/>
                  <w:szCs w:val="56"/>
                  <w:highlight w:val="yellow"/>
                  <w:rPrChange w:id="394" w:author="Pegger, Anja (INNIO)" w:date="2026-08-13T14:40:00Z" w16du:dateUtc="2026-08-13T12:40:00Z">
                    <w:rPr>
                      <w:rFonts w:ascii="Overpass" w:hAnsi="Overpass"/>
                      <w:caps/>
                      <w:color w:val="2C3838"/>
                      <w:sz w:val="56"/>
                      <w:szCs w:val="56"/>
                    </w:rPr>
                  </w:rPrChange>
                </w:rPr>
                <w:delText>up t</w:delText>
              </w:r>
              <w:r w:rsidR="000C0967" w:rsidRPr="00D2371F" w:rsidDel="003B66C7">
                <w:rPr>
                  <w:rFonts w:ascii="Overpass" w:hAnsi="Overpass"/>
                  <w:caps/>
                  <w:color w:val="2C3838"/>
                  <w:sz w:val="56"/>
                  <w:szCs w:val="56"/>
                  <w:highlight w:val="yellow"/>
                  <w:rPrChange w:id="395" w:author="Pegger, Anja (INNIO)" w:date="2026-08-13T14:40:00Z" w16du:dateUtc="2026-08-13T12:40:00Z">
                    <w:rPr>
                      <w:rFonts w:ascii="Overpass" w:hAnsi="Overpass"/>
                      <w:caps/>
                      <w:color w:val="2C3838"/>
                      <w:sz w:val="56"/>
                      <w:szCs w:val="56"/>
                    </w:rPr>
                  </w:rPrChange>
                </w:rPr>
                <w:delText xml:space="preserve">o </w:delText>
              </w:r>
              <w:r w:rsidR="00F81B88" w:rsidRPr="00D2371F" w:rsidDel="003B66C7">
                <w:rPr>
                  <w:rFonts w:ascii="Overpass" w:hAnsi="Overpass"/>
                  <w:caps/>
                  <w:color w:val="2C3838"/>
                  <w:sz w:val="56"/>
                  <w:szCs w:val="56"/>
                  <w:highlight w:val="yellow"/>
                  <w:rPrChange w:id="396" w:author="Pegger, Anja (INNIO)" w:date="2026-08-13T14:40:00Z" w16du:dateUtc="2026-08-13T12:40:00Z">
                    <w:rPr>
                      <w:rFonts w:ascii="Overpass" w:hAnsi="Overpass"/>
                      <w:caps/>
                      <w:color w:val="2C3838"/>
                      <w:sz w:val="56"/>
                      <w:szCs w:val="56"/>
                    </w:rPr>
                  </w:rPrChange>
                </w:rPr>
                <w:delText>10m tonnes</w:delText>
              </w:r>
            </w:del>
          </w:p>
          <w:p w14:paraId="3B4C4CC2" w14:textId="6F5E4A23" w:rsidR="00F81B88" w:rsidRPr="00D2371F" w:rsidDel="003B66C7" w:rsidRDefault="00F81B88" w:rsidP="00F81B88">
            <w:pPr>
              <w:pStyle w:val="Heading2"/>
              <w:shd w:val="clear" w:color="auto" w:fill="FFFFFF"/>
              <w:spacing w:before="0" w:after="0" w:line="418" w:lineRule="atLeast"/>
              <w:rPr>
                <w:del w:id="397" w:author="Pegger, Anja (INNIO)" w:date="2026-08-20T16:21:00Z" w16du:dateUtc="2026-08-20T14:21:00Z"/>
                <w:rFonts w:ascii="Overpass" w:hAnsi="Overpass"/>
                <w:color w:val="2C3838"/>
                <w:sz w:val="33"/>
                <w:szCs w:val="33"/>
                <w:highlight w:val="yellow"/>
                <w:rPrChange w:id="398" w:author="Pegger, Anja (INNIO)" w:date="2026-08-13T14:40:00Z" w16du:dateUtc="2026-08-13T12:40:00Z">
                  <w:rPr>
                    <w:del w:id="399" w:author="Pegger, Anja (INNIO)" w:date="2026-08-20T16:21:00Z" w16du:dateUtc="2026-08-20T14:21:00Z"/>
                    <w:rFonts w:ascii="Overpass" w:hAnsi="Overpass"/>
                    <w:color w:val="2C3838"/>
                    <w:sz w:val="33"/>
                    <w:szCs w:val="33"/>
                  </w:rPr>
                </w:rPrChange>
              </w:rPr>
            </w:pPr>
            <w:del w:id="400" w:author="Pegger, Anja (INNIO)" w:date="2026-08-20T16:21:00Z" w16du:dateUtc="2026-08-20T14:21:00Z">
              <w:r w:rsidRPr="00D2371F" w:rsidDel="003B66C7">
                <w:rPr>
                  <w:rFonts w:ascii="Overpass" w:hAnsi="Overpass"/>
                  <w:color w:val="2C3838"/>
                  <w:sz w:val="33"/>
                  <w:szCs w:val="33"/>
                  <w:highlight w:val="yellow"/>
                  <w:rPrChange w:id="401" w:author="Pegger, Anja (INNIO)" w:date="2026-08-13T14:40:00Z" w16du:dateUtc="2026-08-13T12:40:00Z">
                    <w:rPr>
                      <w:rFonts w:ascii="Overpass" w:hAnsi="Overpass"/>
                      <w:color w:val="2C3838"/>
                      <w:sz w:val="33"/>
                      <w:szCs w:val="33"/>
                    </w:rPr>
                  </w:rPrChange>
                </w:rPr>
                <w:delText>ACO2e emissions reductio</w:delText>
              </w:r>
            </w:del>
          </w:p>
          <w:p w14:paraId="158A0922" w14:textId="0F4F0C51" w:rsidR="00F81B88" w:rsidRPr="00D2371F" w:rsidDel="003B66C7" w:rsidRDefault="00F81B88" w:rsidP="000C5091">
            <w:pPr>
              <w:pStyle w:val="ListParagraph"/>
              <w:ind w:left="0"/>
              <w:rPr>
                <w:del w:id="402" w:author="Pegger, Anja (INNIO)" w:date="2026-08-20T16:21:00Z" w16du:dateUtc="2026-08-20T14:21:00Z"/>
                <w:highlight w:val="yellow"/>
                <w:rPrChange w:id="403" w:author="Pegger, Anja (INNIO)" w:date="2026-08-13T14:40:00Z" w16du:dateUtc="2026-08-13T12:40:00Z">
                  <w:rPr>
                    <w:del w:id="404" w:author="Pegger, Anja (INNIO)" w:date="2026-08-20T16:21:00Z" w16du:dateUtc="2026-08-20T14:21:00Z"/>
                  </w:rPr>
                </w:rPrChange>
              </w:rPr>
            </w:pPr>
          </w:p>
        </w:tc>
        <w:tc>
          <w:tcPr>
            <w:tcW w:w="4136" w:type="dxa"/>
          </w:tcPr>
          <w:p w14:paraId="28A95BA0" w14:textId="0F27506F" w:rsidR="00AD75C1" w:rsidRPr="00D2371F" w:rsidDel="003B66C7" w:rsidRDefault="000A03B6" w:rsidP="00AD75C1">
            <w:pPr>
              <w:pStyle w:val="ListParagraph"/>
              <w:rPr>
                <w:del w:id="405" w:author="Pegger, Anja (INNIO)" w:date="2026-08-20T16:21:00Z" w16du:dateUtc="2026-08-20T14:21:00Z"/>
                <w:b/>
                <w:bCs/>
                <w:highlight w:val="yellow"/>
                <w:rPrChange w:id="406" w:author="Pegger, Anja (INNIO)" w:date="2026-08-13T14:40:00Z" w16du:dateUtc="2026-08-13T12:40:00Z">
                  <w:rPr>
                    <w:del w:id="407" w:author="Pegger, Anja (INNIO)" w:date="2026-08-20T16:21:00Z" w16du:dateUtc="2026-08-20T14:21:00Z"/>
                    <w:b/>
                    <w:bCs/>
                  </w:rPr>
                </w:rPrChange>
              </w:rPr>
            </w:pPr>
            <w:del w:id="408" w:author="Pegger, Anja (INNIO)" w:date="2026-08-20T16:21:00Z" w16du:dateUtc="2026-08-20T14:21:00Z">
              <w:r w:rsidRPr="00D2371F" w:rsidDel="003B66C7">
                <w:rPr>
                  <w:b/>
                  <w:bCs/>
                  <w:highlight w:val="yellow"/>
                  <w:rPrChange w:id="409" w:author="Pegger, Anja (INNIO)" w:date="2026-08-13T14:40:00Z" w16du:dateUtc="2026-08-13T12:40:00Z">
                    <w:rPr>
                      <w:b/>
                      <w:bCs/>
                    </w:rPr>
                  </w:rPrChange>
                </w:rPr>
                <w:delText xml:space="preserve">Up to </w:delText>
              </w:r>
              <w:r w:rsidR="00AD75C1" w:rsidRPr="00D2371F" w:rsidDel="003B66C7">
                <w:rPr>
                  <w:b/>
                  <w:bCs/>
                  <w:highlight w:val="yellow"/>
                  <w:rPrChange w:id="410" w:author="Pegger, Anja (INNIO)" w:date="2026-08-13T14:40:00Z" w16du:dateUtc="2026-08-13T12:40:00Z">
                    <w:rPr>
                      <w:b/>
                      <w:bCs/>
                    </w:rPr>
                  </w:rPrChange>
                </w:rPr>
                <w:delText>20–25%</w:delText>
              </w:r>
            </w:del>
          </w:p>
          <w:p w14:paraId="042CC705" w14:textId="6AAD0329" w:rsidR="00AD75C1" w:rsidRPr="000C5091" w:rsidDel="003B66C7" w:rsidRDefault="00AD75C1" w:rsidP="00AD75C1">
            <w:pPr>
              <w:pStyle w:val="ListParagraph"/>
              <w:rPr>
                <w:del w:id="411" w:author="Pegger, Anja (INNIO)" w:date="2026-08-20T16:21:00Z" w16du:dateUtc="2026-08-20T14:21:00Z"/>
                <w:b/>
                <w:bCs/>
              </w:rPr>
            </w:pPr>
            <w:del w:id="412" w:author="Pegger, Anja (INNIO)" w:date="2026-08-20T16:21:00Z" w16du:dateUtc="2026-08-20T14:21:00Z">
              <w:r w:rsidRPr="00D2371F" w:rsidDel="003B66C7">
                <w:rPr>
                  <w:b/>
                  <w:bCs/>
                  <w:highlight w:val="yellow"/>
                  <w:rPrChange w:id="413" w:author="Pegger, Anja (INNIO)" w:date="2026-08-13T14:40:00Z" w16du:dateUtc="2026-08-13T12:40:00Z">
                    <w:rPr>
                      <w:b/>
                      <w:bCs/>
                    </w:rPr>
                  </w:rPrChange>
                </w:rPr>
                <w:delText>service interval extensions and reduced fuel and oil consumption</w:delText>
              </w:r>
            </w:del>
          </w:p>
          <w:p w14:paraId="6B8D16AB" w14:textId="0A5F2E9D" w:rsidR="00F81B88" w:rsidDel="003B66C7" w:rsidRDefault="00F81B88" w:rsidP="000C5091">
            <w:pPr>
              <w:pStyle w:val="ListParagraph"/>
              <w:ind w:left="0"/>
              <w:rPr>
                <w:del w:id="414" w:author="Pegger, Anja (INNIO)" w:date="2026-08-20T16:21:00Z" w16du:dateUtc="2026-08-20T14:21:00Z"/>
              </w:rPr>
            </w:pPr>
          </w:p>
        </w:tc>
      </w:tr>
    </w:tbl>
    <w:p w14:paraId="1C585666" w14:textId="77777777" w:rsidR="00315AE8" w:rsidRPr="000C5091" w:rsidRDefault="00315AE8" w:rsidP="00315AE8">
      <w:pPr>
        <w:rPr>
          <w:b/>
          <w:bCs/>
        </w:rPr>
      </w:pPr>
    </w:p>
    <w:p w14:paraId="1349E8BC" w14:textId="306B89DD" w:rsidR="00315AE8" w:rsidRPr="000C5091" w:rsidRDefault="00100ECF" w:rsidP="00315AE8">
      <w:pPr>
        <w:rPr>
          <w:b/>
          <w:bCs/>
        </w:rPr>
      </w:pPr>
      <w:ins w:id="415" w:author="Pegger, Anja (INNIO)" w:date="2026-08-20T16:22:00Z" w16du:dateUtc="2026-08-20T14:22:00Z">
        <w:r>
          <w:rPr>
            <w:b/>
            <w:bCs/>
          </w:rPr>
          <w:t>Discover</w:t>
        </w:r>
      </w:ins>
      <w:del w:id="416" w:author="Pegger, Anja (INNIO)" w:date="2026-08-20T16:22:00Z" w16du:dateUtc="2026-08-20T14:22:00Z">
        <w:r w:rsidR="00315AE8" w:rsidRPr="000C5091" w:rsidDel="00100ECF">
          <w:rPr>
            <w:b/>
            <w:bCs/>
          </w:rPr>
          <w:delText>The right</w:delText>
        </w:r>
      </w:del>
      <w:r w:rsidR="00315AE8" w:rsidRPr="000C5091">
        <w:rPr>
          <w:b/>
          <w:bCs/>
        </w:rPr>
        <w:t xml:space="preserve"> </w:t>
      </w:r>
      <w:ins w:id="417" w:author="Pegger, Anja (INNIO)" w:date="2026-08-20T16:22:00Z" w16du:dateUtc="2026-08-20T14:22:00Z">
        <w:r>
          <w:rPr>
            <w:b/>
            <w:bCs/>
          </w:rPr>
          <w:t>digital s</w:t>
        </w:r>
      </w:ins>
      <w:r w:rsidR="00315AE8" w:rsidRPr="000C5091">
        <w:rPr>
          <w:b/>
          <w:bCs/>
        </w:rPr>
        <w:t>solution for your project.</w:t>
      </w:r>
      <w:del w:id="418" w:author="Pegger, Anja (INNIO)" w:date="2026-08-20T16:23:00Z" w16du:dateUtc="2026-08-20T14:23:00Z">
        <w:r w:rsidR="00315AE8" w:rsidRPr="000C5091" w:rsidDel="009E12B4">
          <w:rPr>
            <w:b/>
            <w:bCs/>
          </w:rPr>
          <w:delText xml:space="preserve"> Now.</w:delText>
        </w:r>
      </w:del>
    </w:p>
    <w:p w14:paraId="15721E2F" w14:textId="1E558AB5" w:rsidR="00315AE8" w:rsidRPr="000C5091" w:rsidRDefault="00315AE8" w:rsidP="00315AE8">
      <w:r w:rsidRPr="000C5091">
        <w:t>Learn more about Waukesha’s portfolio of digital products, solutions</w:t>
      </w:r>
      <w:ins w:id="419" w:author="Pegger, Anja (INNIO)" w:date="2026-08-20T16:23:00Z" w16du:dateUtc="2026-08-20T14:23:00Z">
        <w:r w:rsidR="009E12B4">
          <w:t>,</w:t>
        </w:r>
      </w:ins>
      <w:r w:rsidRPr="000C5091">
        <w:t xml:space="preserve"> and service options.</w:t>
      </w:r>
    </w:p>
    <w:p w14:paraId="2EAD4DCC" w14:textId="77777777" w:rsidR="00F81B88" w:rsidRPr="000C5091" w:rsidRDefault="00F81B88" w:rsidP="000C5091"/>
    <w:p w14:paraId="3BD8511A" w14:textId="149C3E12" w:rsidR="00096C66" w:rsidRPr="00096C66" w:rsidRDefault="00096C66" w:rsidP="00975C13">
      <w:pPr>
        <w:pStyle w:val="ListParagraph"/>
        <w:numPr>
          <w:ilvl w:val="0"/>
          <w:numId w:val="5"/>
        </w:numPr>
      </w:pPr>
      <w:r w:rsidRPr="00096C66">
        <w:t>Remove quote</w:t>
      </w:r>
    </w:p>
    <w:p w14:paraId="44EF3617" w14:textId="51C5CB58" w:rsidR="00473A07" w:rsidRDefault="00096C66" w:rsidP="00A16A26">
      <w:pPr>
        <w:rPr>
          <w:strike/>
        </w:rPr>
      </w:pPr>
      <w:r>
        <w:rPr>
          <w:noProof/>
        </w:rPr>
        <w:lastRenderedPageBreak/>
        <w:drawing>
          <wp:inline distT="0" distB="0" distL="0" distR="0" wp14:anchorId="050CF95E" wp14:editId="4959178A">
            <wp:extent cx="3967701" cy="2699818"/>
            <wp:effectExtent l="0" t="0" r="0" b="5715"/>
            <wp:docPr id="9315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8700" name=""/>
                    <pic:cNvPicPr/>
                  </pic:nvPicPr>
                  <pic:blipFill>
                    <a:blip r:embed="rId17"/>
                    <a:stretch>
                      <a:fillRect/>
                    </a:stretch>
                  </pic:blipFill>
                  <pic:spPr>
                    <a:xfrm>
                      <a:off x="0" y="0"/>
                      <a:ext cx="3978141" cy="2706922"/>
                    </a:xfrm>
                    <a:prstGeom prst="rect">
                      <a:avLst/>
                    </a:prstGeom>
                  </pic:spPr>
                </pic:pic>
              </a:graphicData>
            </a:graphic>
          </wp:inline>
        </w:drawing>
      </w:r>
    </w:p>
    <w:p w14:paraId="37A417B8" w14:textId="225709EA" w:rsidR="48DDC5E2" w:rsidRPr="000C5091" w:rsidRDefault="48DDC5E2" w:rsidP="268D205C">
      <w:pPr>
        <w:rPr>
          <w:rFonts w:ascii="Aptos" w:eastAsia="Aptos" w:hAnsi="Aptos" w:cs="Aptos"/>
          <w:highlight w:val="yellow"/>
        </w:rPr>
      </w:pPr>
      <w:r w:rsidRPr="000C5091">
        <w:rPr>
          <w:highlight w:val="yellow"/>
        </w:rPr>
        <w:t>5. Remove this case study from the main case study page:</w:t>
      </w:r>
      <w:r>
        <w:t xml:space="preserve"> </w:t>
      </w:r>
    </w:p>
    <w:p w14:paraId="5A521B7B" w14:textId="165625B9" w:rsidR="48DDC5E2" w:rsidRPr="000C5091" w:rsidRDefault="48DDC5E2" w:rsidP="268D205C">
      <w:pPr>
        <w:rPr>
          <w:rFonts w:ascii="Aptos" w:eastAsia="Aptos" w:hAnsi="Aptos" w:cs="Aptos"/>
          <w:highlight w:val="yellow"/>
        </w:rPr>
      </w:pPr>
      <w:hyperlink r:id="rId18">
        <w:r w:rsidRPr="000C5091">
          <w:rPr>
            <w:rStyle w:val="Hyperlink"/>
            <w:highlight w:val="yellow"/>
          </w:rPr>
          <w:t>Case Studies | Engine Efficiency | INNIO Waukesha Engine</w:t>
        </w:r>
      </w:hyperlink>
      <w:r w:rsidRPr="000C5091">
        <w:rPr>
          <w:highlight w:val="yellow"/>
        </w:rPr>
        <w:t xml:space="preserve">   - </w:t>
      </w:r>
      <w:hyperlink r:id="rId19">
        <w:r w:rsidRPr="000C5091">
          <w:rPr>
            <w:rStyle w:val="Hyperlink"/>
            <w:highlight w:val="yellow"/>
          </w:rPr>
          <w:t>MORE THAN MERELY MONITORING | Case Study | INNIO Waukesha Engine</w:t>
        </w:r>
      </w:hyperlink>
    </w:p>
    <w:p w14:paraId="0C025B75" w14:textId="4BC97A7F" w:rsidR="521F39AB" w:rsidRPr="000C5091" w:rsidRDefault="521F39AB" w:rsidP="268D205C">
      <w:r>
        <w:rPr>
          <w:noProof/>
        </w:rPr>
        <w:drawing>
          <wp:inline distT="0" distB="0" distL="0" distR="0" wp14:anchorId="47CD9362" wp14:editId="582AD36B">
            <wp:extent cx="5943600" cy="2181225"/>
            <wp:effectExtent l="0" t="0" r="0" b="0"/>
            <wp:docPr id="1989212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12318" name="Picture 1989212318"/>
                    <pic:cNvPicPr/>
                  </pic:nvPicPr>
                  <pic:blipFill>
                    <a:blip r:embed="rId20">
                      <a:extLst>
                        <a:ext uri="{28A0092B-C50C-407E-A947-70E740481C1C}">
                          <a14:useLocalDpi xmlns:a14="http://schemas.microsoft.com/office/drawing/2010/main"/>
                        </a:ext>
                      </a:extLst>
                    </a:blip>
                    <a:stretch>
                      <a:fillRect/>
                    </a:stretch>
                  </pic:blipFill>
                  <pic:spPr>
                    <a:xfrm>
                      <a:off x="0" y="0"/>
                      <a:ext cx="5943600" cy="2181225"/>
                    </a:xfrm>
                    <a:prstGeom prst="rect">
                      <a:avLst/>
                    </a:prstGeom>
                  </pic:spPr>
                </pic:pic>
              </a:graphicData>
            </a:graphic>
          </wp:inline>
        </w:drawing>
      </w:r>
    </w:p>
    <w:p w14:paraId="2C16D4F3" w14:textId="77777777" w:rsidR="00473A07" w:rsidRDefault="00473A07">
      <w:pPr>
        <w:rPr>
          <w:strike/>
        </w:rPr>
      </w:pPr>
      <w:r>
        <w:rPr>
          <w:strike/>
        </w:rPr>
        <w:br w:type="page"/>
      </w:r>
    </w:p>
    <w:p w14:paraId="77C0E3F1" w14:textId="77777777" w:rsidR="000F4F6E" w:rsidRPr="000F4F6E" w:rsidRDefault="000F4F6E" w:rsidP="000F4F6E">
      <w:pPr>
        <w:rPr>
          <w:ins w:id="420" w:author="Pegger, Anja (INNIO)" w:date="2026-08-13T14:42:00Z"/>
          <w:b/>
          <w:bCs/>
          <w:rPrChange w:id="421" w:author="Pegger, Anja (INNIO)" w:date="2026-08-13T14:42:00Z" w16du:dateUtc="2026-08-13T12:42:00Z">
            <w:rPr>
              <w:ins w:id="422" w:author="Pegger, Anja (INNIO)" w:date="2026-08-13T14:42:00Z"/>
              <w:b/>
              <w:bCs/>
              <w:lang w:val="de-DE"/>
            </w:rPr>
          </w:rPrChange>
        </w:rPr>
      </w:pPr>
      <w:ins w:id="423" w:author="Pegger, Anja (INNIO)" w:date="2026-08-13T14:42:00Z">
        <w:r w:rsidRPr="000F4F6E">
          <w:rPr>
            <w:b/>
            <w:bCs/>
            <w:rPrChange w:id="424" w:author="Pegger, Anja (INNIO)" w:date="2026-08-13T14:42:00Z" w16du:dateUtc="2026-08-13T12:42:00Z">
              <w:rPr>
                <w:b/>
                <w:bCs/>
                <w:lang w:val="de-DE"/>
              </w:rPr>
            </w:rPrChange>
          </w:rPr>
          <w:lastRenderedPageBreak/>
          <w:t>myplant FOR POWER GENERATION AND GAS COMPRESSION</w:t>
        </w:r>
      </w:ins>
    </w:p>
    <w:p w14:paraId="3DF58432" w14:textId="46DCF2AF" w:rsidR="000F4F6E" w:rsidRPr="000F4F6E" w:rsidRDefault="000F4F6E" w:rsidP="000F4F6E">
      <w:pPr>
        <w:rPr>
          <w:ins w:id="425" w:author="Pegger, Anja (INNIO)" w:date="2026-08-13T14:42:00Z"/>
          <w:rPrChange w:id="426" w:author="Pegger, Anja (INNIO)" w:date="2026-08-13T14:42:00Z" w16du:dateUtc="2026-08-13T12:42:00Z">
            <w:rPr>
              <w:ins w:id="427" w:author="Pegger, Anja (INNIO)" w:date="2026-08-13T14:42:00Z"/>
              <w:lang w:val="de-DE"/>
            </w:rPr>
          </w:rPrChange>
        </w:rPr>
      </w:pPr>
      <w:ins w:id="428" w:author="Pegger, Anja (INNIO)" w:date="2026-08-13T14:42:00Z">
        <w:r w:rsidRPr="000F4F6E">
          <w:rPr>
            <w:lang w:val="en-GB"/>
          </w:rPr>
          <w:t>INNIO Group’s myplant platform through its Asset Performance Management (APM) solution </w:t>
        </w:r>
      </w:ins>
      <w:ins w:id="429" w:author="Pegger, Anja (INNIO)" w:date="2026-08-13T14:45:00Z" w16du:dateUtc="2026-08-13T12:45:00Z">
        <w:r w:rsidR="000D0290" w:rsidRPr="000D0290">
          <w:rPr>
            <w:highlight w:val="yellow"/>
            <w:lang w:val="en-GB"/>
            <w:rPrChange w:id="430" w:author="Pegger, Anja (INNIO)" w:date="2026-08-13T14:45:00Z" w16du:dateUtc="2026-08-13T12:45:00Z">
              <w:rPr>
                <w:lang w:val="en-GB"/>
              </w:rPr>
            </w:rPrChange>
          </w:rPr>
          <w:t>supports</w:t>
        </w:r>
      </w:ins>
      <w:ins w:id="431" w:author="Pegger, Anja (INNIO)" w:date="2026-08-13T14:42:00Z">
        <w:r w:rsidRPr="000F4F6E">
          <w:rPr>
            <w:lang w:val="en-GB"/>
          </w:rPr>
          <w:t> remote monitoring and asset management, as well as preventive and predictive analytics for your engines.</w:t>
        </w:r>
        <w:r w:rsidRPr="000F4F6E">
          <w:rPr>
            <w:rPrChange w:id="432" w:author="Pegger, Anja (INNIO)" w:date="2026-08-13T14:42:00Z" w16du:dateUtc="2026-08-13T12:42:00Z">
              <w:rPr>
                <w:lang w:val="de-DE"/>
              </w:rPr>
            </w:rPrChange>
          </w:rPr>
          <w:t> </w:t>
        </w:r>
      </w:ins>
    </w:p>
    <w:p w14:paraId="56428A70" w14:textId="6F5CAFE9" w:rsidR="00A16A26" w:rsidRDefault="002A7B16" w:rsidP="00A16A26">
      <w:hyperlink r:id="rId21" w:history="1">
        <w:r w:rsidRPr="000C5091">
          <w:rPr>
            <w:rStyle w:val="Hyperlink"/>
          </w:rPr>
          <w:t>myplant | Digital Monitoring | INNIO Waukesha Engine</w:t>
        </w:r>
      </w:hyperlink>
    </w:p>
    <w:p w14:paraId="1CAE9B39" w14:textId="0253A2CF" w:rsidR="00490084" w:rsidRPr="000C5091" w:rsidRDefault="00B9332C" w:rsidP="00490084">
      <w:pPr>
        <w:rPr>
          <w:b/>
          <w:bCs/>
        </w:rPr>
      </w:pPr>
      <w:r>
        <w:rPr>
          <w:b/>
          <w:bCs/>
        </w:rPr>
        <w:t>myplant</w:t>
      </w:r>
      <w:r>
        <w:rPr>
          <w:b/>
          <w:bCs/>
        </w:rPr>
        <w:br/>
      </w:r>
      <w:ins w:id="433" w:author="Pegger, Anja (INNIO)" w:date="2026-08-13T14:50:00Z" w16du:dateUtc="2026-08-13T12:50:00Z">
        <w:r w:rsidR="00387B49">
          <w:rPr>
            <w:b/>
            <w:bCs/>
          </w:rPr>
          <w:t>H</w:t>
        </w:r>
      </w:ins>
      <w:ins w:id="434" w:author="Pegger, Anja (INNIO)" w:date="2026-08-13T14:48:00Z" w16du:dateUtc="2026-08-13T12:48:00Z">
        <w:r w:rsidR="00211B97">
          <w:rPr>
            <w:b/>
            <w:bCs/>
          </w:rPr>
          <w:t>elp</w:t>
        </w:r>
      </w:ins>
      <w:ins w:id="435" w:author="Pegger, Anja (INNIO)" w:date="2026-08-13T14:50:00Z" w16du:dateUtc="2026-08-13T12:50:00Z">
        <w:r w:rsidR="00387B49">
          <w:rPr>
            <w:b/>
            <w:bCs/>
          </w:rPr>
          <w:t>ing you</w:t>
        </w:r>
        <w:r w:rsidR="00054529">
          <w:rPr>
            <w:b/>
            <w:bCs/>
          </w:rPr>
          <w:t xml:space="preserve"> </w:t>
        </w:r>
      </w:ins>
      <w:ins w:id="436" w:author="Pegger, Anja (INNIO)" w:date="2026-08-13T14:48:00Z" w16du:dateUtc="2026-08-13T12:48:00Z">
        <w:r w:rsidR="00211B97">
          <w:rPr>
            <w:b/>
            <w:bCs/>
          </w:rPr>
          <w:t>improve</w:t>
        </w:r>
      </w:ins>
      <w:ins w:id="437" w:author="Pegger, Anja (INNIO)" w:date="2026-08-13T14:50:00Z" w16du:dateUtc="2026-08-13T12:50:00Z">
        <w:r w:rsidR="00054529">
          <w:rPr>
            <w:b/>
            <w:bCs/>
          </w:rPr>
          <w:br/>
        </w:r>
      </w:ins>
      <w:del w:id="438" w:author="Pegger, Anja (INNIO)" w:date="2026-08-13T14:48:00Z" w16du:dateUtc="2026-08-13T12:48:00Z">
        <w:r w:rsidR="00490084" w:rsidRPr="000C5091" w:rsidDel="00211B97">
          <w:rPr>
            <w:b/>
            <w:bCs/>
          </w:rPr>
          <w:delText>Take your</w:delText>
        </w:r>
      </w:del>
      <w:r w:rsidR="00490084" w:rsidRPr="000C5091">
        <w:rPr>
          <w:b/>
          <w:bCs/>
        </w:rPr>
        <w:t xml:space="preserve"> fleet</w:t>
      </w:r>
      <w:del w:id="439" w:author="Pegger, Anja (INNIO)" w:date="2026-08-13T14:48:00Z" w16du:dateUtc="2026-08-13T12:48:00Z">
        <w:r w:rsidR="00490084" w:rsidRPr="000C5091" w:rsidDel="00211B97">
          <w:rPr>
            <w:b/>
            <w:bCs/>
          </w:rPr>
          <w:delText>'s</w:delText>
        </w:r>
      </w:del>
      <w:r w:rsidR="00490084" w:rsidRPr="000C5091">
        <w:rPr>
          <w:b/>
          <w:bCs/>
        </w:rPr>
        <w:t xml:space="preserve"> </w:t>
      </w:r>
      <w:r w:rsidR="00CA42B1">
        <w:rPr>
          <w:b/>
          <w:bCs/>
        </w:rPr>
        <w:br/>
      </w:r>
      <w:r w:rsidR="00490084" w:rsidRPr="000C5091">
        <w:rPr>
          <w:b/>
          <w:bCs/>
        </w:rPr>
        <w:t xml:space="preserve">uptime and </w:t>
      </w:r>
      <w:r w:rsidR="007C18F2">
        <w:rPr>
          <w:b/>
          <w:bCs/>
        </w:rPr>
        <w:br/>
      </w:r>
      <w:r w:rsidR="00490084" w:rsidRPr="000C5091">
        <w:rPr>
          <w:b/>
          <w:bCs/>
        </w:rPr>
        <w:t>reliability</w:t>
      </w:r>
      <w:del w:id="440" w:author="Pegger, Anja (INNIO)" w:date="2026-08-13T14:48:00Z" w16du:dateUtc="2026-08-13T12:48:00Z">
        <w:r w:rsidR="00490084" w:rsidRPr="000C5091" w:rsidDel="000C350D">
          <w:rPr>
            <w:b/>
            <w:bCs/>
          </w:rPr>
          <w:delText xml:space="preserve"> to the </w:delText>
        </w:r>
        <w:r w:rsidR="009B4212" w:rsidDel="000C350D">
          <w:rPr>
            <w:b/>
            <w:bCs/>
          </w:rPr>
          <w:br/>
        </w:r>
        <w:r w:rsidR="00490084" w:rsidRPr="000C5091" w:rsidDel="000C350D">
          <w:rPr>
            <w:b/>
            <w:bCs/>
          </w:rPr>
          <w:delText>next level</w:delText>
        </w:r>
      </w:del>
      <w:r w:rsidR="00490084" w:rsidRPr="000C5091">
        <w:rPr>
          <w:b/>
          <w:bCs/>
        </w:rPr>
        <w:t>.</w:t>
      </w:r>
    </w:p>
    <w:p w14:paraId="29CE95DA" w14:textId="0B35F80D" w:rsidR="00490084" w:rsidRPr="000C5091" w:rsidRDefault="008A2813" w:rsidP="00A16A26">
      <w:pPr>
        <w:rPr>
          <w:b/>
          <w:bCs/>
        </w:rPr>
      </w:pPr>
      <w:r w:rsidRPr="000C5091">
        <w:rPr>
          <w:b/>
          <w:bCs/>
        </w:rPr>
        <w:t>myplant’s APM solution provides remote monitoring and preventive and predictive analytics for power generation and gas compression operations. This AI-</w:t>
      </w:r>
      <w:ins w:id="441" w:author="Pegger, Anja (INNIO)" w:date="2026-08-13T14:56:00Z" w16du:dateUtc="2026-08-13T12:56:00Z">
        <w:r w:rsidR="00A9381D">
          <w:rPr>
            <w:b/>
            <w:bCs/>
          </w:rPr>
          <w:t>enabled</w:t>
        </w:r>
      </w:ins>
      <w:del w:id="442" w:author="Pegger, Anja (INNIO)" w:date="2026-08-13T14:52:00Z" w16du:dateUtc="2026-08-13T12:52:00Z">
        <w:r w:rsidRPr="000C5091" w:rsidDel="00D03626">
          <w:rPr>
            <w:b/>
            <w:bCs/>
          </w:rPr>
          <w:delText>driven</w:delText>
        </w:r>
      </w:del>
      <w:r w:rsidRPr="000C5091">
        <w:rPr>
          <w:b/>
          <w:bCs/>
        </w:rPr>
        <w:t xml:space="preserve"> and cloud-based technology lets you manage your assets wherever you are </w:t>
      </w:r>
      <w:ins w:id="443" w:author="Pegger, Anja (INNIO)" w:date="2026-08-13T14:50:00Z" w16du:dateUtc="2026-08-13T12:50:00Z">
        <w:r w:rsidR="00C80573">
          <w:rPr>
            <w:b/>
            <w:bCs/>
          </w:rPr>
          <w:t xml:space="preserve">– </w:t>
        </w:r>
      </w:ins>
      <w:r w:rsidRPr="000C5091">
        <w:rPr>
          <w:b/>
          <w:bCs/>
        </w:rPr>
        <w:t xml:space="preserve">securely and </w:t>
      </w:r>
      <w:ins w:id="444" w:author="Pegger, Anja (INNIO)" w:date="2026-08-13T14:51:00Z" w16du:dateUtc="2026-08-13T12:51:00Z">
        <w:r w:rsidR="00C80573">
          <w:rPr>
            <w:b/>
            <w:bCs/>
          </w:rPr>
          <w:t>in real time</w:t>
        </w:r>
      </w:ins>
      <w:del w:id="445" w:author="Pegger, Anja (INNIO)" w:date="2026-08-13T14:51:00Z" w16du:dateUtc="2026-08-13T12:51:00Z">
        <w:r w:rsidRPr="000C5091" w:rsidDel="00C80573">
          <w:rPr>
            <w:b/>
            <w:bCs/>
          </w:rPr>
          <w:delText>l</w:delText>
        </w:r>
      </w:del>
      <w:del w:id="446" w:author="Pegger, Anja (INNIO)" w:date="2026-08-13T14:50:00Z" w16du:dateUtc="2026-08-13T12:50:00Z">
        <w:r w:rsidRPr="000C5091" w:rsidDel="00C80573">
          <w:rPr>
            <w:b/>
            <w:bCs/>
          </w:rPr>
          <w:delText>ive</w:delText>
        </w:r>
      </w:del>
      <w:r w:rsidRPr="000C5091">
        <w:rPr>
          <w:b/>
          <w:bCs/>
        </w:rPr>
        <w:t>.</w:t>
      </w:r>
    </w:p>
    <w:p w14:paraId="43434083" w14:textId="77777777" w:rsidR="001F0403" w:rsidRPr="000C5091" w:rsidRDefault="001F0403" w:rsidP="001F0403">
      <w:pPr>
        <w:rPr>
          <w:b/>
          <w:bCs/>
        </w:rPr>
      </w:pPr>
      <w:r w:rsidRPr="000C5091">
        <w:rPr>
          <w:b/>
          <w:bCs/>
        </w:rPr>
        <w:t>KEY BENEFITS</w:t>
      </w:r>
    </w:p>
    <w:p w14:paraId="1DF60C61" w14:textId="07DB96E7" w:rsidR="002A7B16" w:rsidRDefault="00B06516" w:rsidP="00A16A26">
      <w:pPr>
        <w:rPr>
          <w:lang w:val="en-GB"/>
        </w:rPr>
      </w:pPr>
      <w:r w:rsidRPr="00B06516">
        <w:t xml:space="preserve">With the myplant’s APM </w:t>
      </w:r>
      <w:r w:rsidRPr="000C5091">
        <w:rPr>
          <w:highlight w:val="yellow"/>
        </w:rPr>
        <w:t>s</w:t>
      </w:r>
      <w:r w:rsidRPr="000C5091">
        <w:rPr>
          <w:strike/>
          <w:highlight w:val="yellow"/>
        </w:rPr>
        <w:t>S</w:t>
      </w:r>
      <w:r w:rsidRPr="00B06516">
        <w:t xml:space="preserve">olution bringing preventive and predictive analytics to your power-generation operations, </w:t>
      </w:r>
      <w:ins w:id="447" w:author="Pegger, Anja (INNIO)" w:date="2026-08-13T15:02:00Z" w16du:dateUtc="2026-08-13T13:02:00Z">
        <w:r w:rsidR="004F5381">
          <w:t>user</w:t>
        </w:r>
        <w:r w:rsidR="00327BC0">
          <w:t>s gain access to</w:t>
        </w:r>
      </w:ins>
      <w:del w:id="448" w:author="Pegger, Anja (INNIO)" w:date="2026-08-13T15:02:00Z" w16du:dateUtc="2026-08-13T13:02:00Z">
        <w:r w:rsidRPr="00B06516" w:rsidDel="004F5381">
          <w:delText>you’ll get</w:delText>
        </w:r>
      </w:del>
      <w:r w:rsidRPr="00B06516">
        <w:t xml:space="preserve"> real-time monitoring and </w:t>
      </w:r>
      <w:del w:id="449" w:author="Pegger, Anja (INNIO)" w:date="2026-08-13T14:58:00Z" w16du:dateUtc="2026-08-13T12:58:00Z">
        <w:r w:rsidRPr="00B06516" w:rsidDel="00DC3ED6">
          <w:delText xml:space="preserve">full </w:delText>
        </w:r>
      </w:del>
      <w:r w:rsidRPr="00B06516">
        <w:t xml:space="preserve">fleet-wide reporting to </w:t>
      </w:r>
      <w:ins w:id="450" w:author="Pegger, Anja (INNIO)" w:date="2026-08-13T15:03:00Z" w16du:dateUtc="2026-08-13T13:03:00Z">
        <w:r w:rsidR="00650072">
          <w:t xml:space="preserve">provide </w:t>
        </w:r>
      </w:ins>
      <w:del w:id="451" w:author="Pegger, Anja (INNIO)" w:date="2026-08-13T15:03:00Z" w16du:dateUtc="2026-08-13T13:03:00Z">
        <w:r w:rsidRPr="00B06516" w:rsidDel="00650072">
          <w:delText xml:space="preserve">drive </w:delText>
        </w:r>
      </w:del>
      <w:del w:id="452" w:author="Pegger, Anja (INNIO)" w:date="2026-08-13T14:58:00Z" w16du:dateUtc="2026-08-13T12:58:00Z">
        <w:r w:rsidRPr="00B06516" w:rsidDel="00DC3ED6">
          <w:delText xml:space="preserve">deeper </w:delText>
        </w:r>
      </w:del>
      <w:r w:rsidRPr="00B06516">
        <w:t>business intelligence insights. </w:t>
      </w:r>
      <w:r w:rsidRPr="00B06516">
        <w:rPr>
          <w:lang w:val="en-GB"/>
        </w:rPr>
        <w:t xml:space="preserve">Currently, </w:t>
      </w:r>
      <w:del w:id="453" w:author="Pegger, Anja (INNIO)" w:date="2026-08-13T15:03:00Z" w16du:dateUtc="2026-08-13T13:03:00Z">
        <w:r w:rsidRPr="000C5091" w:rsidDel="00D83144">
          <w:rPr>
            <w:highlight w:val="yellow"/>
            <w:lang w:val="en-GB"/>
          </w:rPr>
          <w:delText>about</w:delText>
        </w:r>
      </w:del>
      <w:ins w:id="454" w:author="Pegger, Anja (INNIO)" w:date="2026-08-13T15:04:00Z" w16du:dateUtc="2026-08-13T13:04:00Z">
        <w:r w:rsidR="007F1F59">
          <w:rPr>
            <w:highlight w:val="yellow"/>
            <w:lang w:val="en-GB"/>
          </w:rPr>
          <w:t xml:space="preserve"> approximately</w:t>
        </w:r>
      </w:ins>
      <w:r w:rsidRPr="000C5091">
        <w:rPr>
          <w:highlight w:val="yellow"/>
          <w:lang w:val="en-GB"/>
        </w:rPr>
        <w:t xml:space="preserve"> 13,000</w:t>
      </w:r>
      <w:r>
        <w:rPr>
          <w:highlight w:val="yellow"/>
          <w:lang w:val="en-GB"/>
        </w:rPr>
        <w:t xml:space="preserve"> </w:t>
      </w:r>
      <w:r w:rsidRPr="000C5091">
        <w:rPr>
          <w:strike/>
          <w:highlight w:val="yellow"/>
          <w:lang w:val="en-GB"/>
        </w:rPr>
        <w:t>more than </w:t>
      </w:r>
      <w:r w:rsidRPr="000C5091">
        <w:rPr>
          <w:strike/>
          <w:highlight w:val="yellow"/>
        </w:rPr>
        <w:t>12,000</w:t>
      </w:r>
      <w:r w:rsidRPr="00B06516">
        <w:rPr>
          <w:lang w:val="en-GB"/>
        </w:rPr>
        <w:t> active engines are connected </w:t>
      </w:r>
      <w:ins w:id="455" w:author="Pegger, Anja (INNIO)" w:date="2026-08-13T15:03:00Z" w16du:dateUtc="2026-08-13T13:03:00Z">
        <w:r w:rsidR="007F1F59">
          <w:rPr>
            <w:lang w:val="en-GB"/>
          </w:rPr>
          <w:t>to m</w:t>
        </w:r>
      </w:ins>
      <w:ins w:id="456" w:author="Pegger, Anja (INNIO)" w:date="2026-08-13T15:04:00Z" w16du:dateUtc="2026-08-13T13:04:00Z">
        <w:r w:rsidR="007F1F59">
          <w:rPr>
            <w:lang w:val="en-GB"/>
          </w:rPr>
          <w:t xml:space="preserve">yplant </w:t>
        </w:r>
      </w:ins>
      <w:r w:rsidRPr="00B06516">
        <w:rPr>
          <w:lang w:val="en-GB"/>
        </w:rPr>
        <w:t>remotely</w:t>
      </w:r>
      <w:ins w:id="457" w:author="Pegger, Anja (INNIO)" w:date="2026-08-13T15:24:00Z" w16du:dateUtc="2026-08-13T13:24:00Z">
        <w:r w:rsidR="00E00ABA">
          <w:rPr>
            <w:lang w:val="en-GB"/>
          </w:rPr>
          <w:t>,</w:t>
        </w:r>
      </w:ins>
      <w:r w:rsidRPr="00B06516">
        <w:rPr>
          <w:lang w:val="en-GB"/>
        </w:rPr>
        <w:t> </w:t>
      </w:r>
      <w:ins w:id="458" w:author="Pegger, Anja (INNIO)" w:date="2026-08-13T15:24:00Z" w16du:dateUtc="2026-08-13T13:24:00Z">
        <w:r w:rsidR="00E00ABA" w:rsidRPr="005D4840" w:rsidDel="00E00ABA">
          <w:rPr>
            <w:lang w:val="en-GB"/>
          </w:rPr>
          <w:t xml:space="preserve"> </w:t>
        </w:r>
      </w:ins>
      <w:del w:id="459" w:author="Pegger, Anja (INNIO)" w:date="2026-08-13T15:24:00Z" w16du:dateUtc="2026-08-13T13:24:00Z">
        <w:r w:rsidRPr="005D4840" w:rsidDel="00E00ABA">
          <w:rPr>
            <w:lang w:val="en-GB"/>
          </w:rPr>
          <w:delText>and </w:delText>
        </w:r>
      </w:del>
      <w:del w:id="460" w:author="Pegger, Anja (INNIO)" w:date="2026-08-13T14:58:00Z" w16du:dateUtc="2026-08-13T12:58:00Z">
        <w:r w:rsidRPr="005D4840" w:rsidDel="00892FC3">
          <w:rPr>
            <w:lang w:val="en-GB"/>
          </w:rPr>
          <w:delText>6,800</w:delText>
        </w:r>
      </w:del>
      <w:del w:id="461" w:author="Pegger, Anja (INNIO)" w:date="2026-08-13T15:24:00Z" w16du:dateUtc="2026-08-13T13:24:00Z">
        <w:r w:rsidRPr="005D4840" w:rsidDel="00E00ABA">
          <w:rPr>
            <w:lang w:val="en-GB"/>
          </w:rPr>
          <w:delText xml:space="preserve"> active</w:delText>
        </w:r>
        <w:r w:rsidRPr="00B06516" w:rsidDel="00E00ABA">
          <w:rPr>
            <w:lang w:val="en-GB"/>
          </w:rPr>
          <w:delText xml:space="preserve"> </w:delText>
        </w:r>
      </w:del>
      <w:del w:id="462" w:author="Pegger, Anja (INNIO)" w:date="2026-08-13T14:59:00Z" w16du:dateUtc="2026-08-13T12:59:00Z">
        <w:r w:rsidRPr="00B06516" w:rsidDel="00F04257">
          <w:rPr>
            <w:lang w:val="en-GB"/>
          </w:rPr>
          <w:delText xml:space="preserve">monthly </w:delText>
        </w:r>
      </w:del>
      <w:del w:id="463" w:author="Pegger, Anja (INNIO)" w:date="2026-08-13T15:24:00Z" w16du:dateUtc="2026-08-13T13:24:00Z">
        <w:r w:rsidRPr="00B06516" w:rsidDel="00E00ABA">
          <w:rPr>
            <w:lang w:val="en-GB"/>
          </w:rPr>
          <w:delText>users worldwide </w:delText>
        </w:r>
      </w:del>
      <w:del w:id="464" w:author="Pegger, Anja (INNIO)" w:date="2026-08-13T15:04:00Z" w16du:dateUtc="2026-08-13T13:04:00Z">
        <w:r w:rsidRPr="00B06516" w:rsidDel="00B818FC">
          <w:rPr>
            <w:lang w:val="en-GB"/>
          </w:rPr>
          <w:delText>are driving profits through</w:delText>
        </w:r>
      </w:del>
      <w:ins w:id="465" w:author="Pegger, Anja (INNIO)" w:date="2026-08-13T15:04:00Z" w16du:dateUtc="2026-08-13T13:04:00Z">
        <w:r w:rsidR="00B818FC">
          <w:rPr>
            <w:lang w:val="en-GB"/>
          </w:rPr>
          <w:t>us</w:t>
        </w:r>
      </w:ins>
      <w:ins w:id="466" w:author="Pegger, Anja (INNIO)" w:date="2026-08-13T15:24:00Z" w16du:dateUtc="2026-08-13T13:24:00Z">
        <w:r w:rsidR="00E00ABA">
          <w:rPr>
            <w:lang w:val="en-GB"/>
          </w:rPr>
          <w:t>ing</w:t>
        </w:r>
      </w:ins>
      <w:r w:rsidRPr="00B06516">
        <w:rPr>
          <w:lang w:val="en-GB"/>
        </w:rPr>
        <w:t xml:space="preserve"> features </w:t>
      </w:r>
      <w:ins w:id="467" w:author="Pegger, Anja (INNIO)" w:date="2026-08-13T15:05:00Z" w16du:dateUtc="2026-08-13T13:05:00Z">
        <w:r w:rsidR="007E68B0">
          <w:rPr>
            <w:lang w:val="en-GB"/>
          </w:rPr>
          <w:t>designed to support operational decision-making</w:t>
        </w:r>
      </w:ins>
      <w:del w:id="468" w:author="Pegger, Anja (INNIO)" w:date="2026-08-13T15:05:00Z" w16du:dateUtc="2026-08-13T13:05:00Z">
        <w:r w:rsidRPr="00B06516" w:rsidDel="007E68B0">
          <w:rPr>
            <w:lang w:val="en-GB"/>
          </w:rPr>
          <w:delText>including</w:delText>
        </w:r>
      </w:del>
      <w:r w:rsidRPr="00B06516">
        <w:rPr>
          <w:lang w:val="en-GB"/>
        </w:rPr>
        <w:t>:</w:t>
      </w:r>
    </w:p>
    <w:p w14:paraId="5F2D73C6" w14:textId="77777777" w:rsidR="00F22BD1" w:rsidRPr="000C5091" w:rsidRDefault="00F22BD1" w:rsidP="000C5091">
      <w:pPr>
        <w:pStyle w:val="ListParagraph"/>
        <w:numPr>
          <w:ilvl w:val="0"/>
          <w:numId w:val="7"/>
        </w:numPr>
        <w:rPr>
          <w:b/>
          <w:bCs/>
        </w:rPr>
      </w:pPr>
      <w:r w:rsidRPr="000C5091">
        <w:rPr>
          <w:b/>
          <w:bCs/>
        </w:rPr>
        <w:t>24/7 remote monitoring and access to data</w:t>
      </w:r>
    </w:p>
    <w:p w14:paraId="2F28547A" w14:textId="77777777" w:rsidR="00001C33" w:rsidRPr="000C5091" w:rsidRDefault="00001C33" w:rsidP="000C5091">
      <w:pPr>
        <w:pStyle w:val="ListParagraph"/>
        <w:numPr>
          <w:ilvl w:val="0"/>
          <w:numId w:val="7"/>
        </w:numPr>
        <w:rPr>
          <w:b/>
          <w:bCs/>
        </w:rPr>
      </w:pPr>
      <w:r w:rsidRPr="000C5091">
        <w:rPr>
          <w:b/>
          <w:bCs/>
        </w:rPr>
        <w:t>Mobile app access and data exporting</w:t>
      </w:r>
    </w:p>
    <w:p w14:paraId="51CF30A8" w14:textId="77777777" w:rsidR="005133D2" w:rsidRPr="000C5091" w:rsidRDefault="005133D2" w:rsidP="000C5091">
      <w:pPr>
        <w:pStyle w:val="ListParagraph"/>
        <w:numPr>
          <w:ilvl w:val="0"/>
          <w:numId w:val="7"/>
        </w:numPr>
        <w:rPr>
          <w:b/>
          <w:bCs/>
        </w:rPr>
      </w:pPr>
      <w:r w:rsidRPr="000C5091">
        <w:rPr>
          <w:b/>
          <w:bCs/>
        </w:rPr>
        <w:t>ESM and ESM 2 E-Help Manuals (mobile and desktop)</w:t>
      </w:r>
    </w:p>
    <w:p w14:paraId="7F151911" w14:textId="77777777" w:rsidR="009C1510" w:rsidRPr="000C5091" w:rsidRDefault="009C1510" w:rsidP="000C5091">
      <w:pPr>
        <w:pStyle w:val="ListParagraph"/>
        <w:numPr>
          <w:ilvl w:val="0"/>
          <w:numId w:val="7"/>
        </w:numPr>
        <w:rPr>
          <w:b/>
          <w:bCs/>
        </w:rPr>
      </w:pPr>
      <w:r w:rsidRPr="000C5091">
        <w:rPr>
          <w:b/>
          <w:bCs/>
        </w:rPr>
        <w:t>Fleet reporting of key performance indicators and data items</w:t>
      </w:r>
    </w:p>
    <w:p w14:paraId="0BCCFFBC" w14:textId="77777777" w:rsidR="008653B7" w:rsidRPr="000C5091" w:rsidRDefault="008653B7" w:rsidP="000C5091">
      <w:pPr>
        <w:pStyle w:val="ListParagraph"/>
        <w:numPr>
          <w:ilvl w:val="0"/>
          <w:numId w:val="7"/>
        </w:numPr>
        <w:rPr>
          <w:b/>
          <w:bCs/>
        </w:rPr>
      </w:pPr>
      <w:r w:rsidRPr="000C5091">
        <w:rPr>
          <w:b/>
          <w:bCs/>
        </w:rPr>
        <w:t>Waukesha manuals, bulletins and video training guides</w:t>
      </w:r>
    </w:p>
    <w:p w14:paraId="6C55D656" w14:textId="77777777" w:rsidR="00AB2EA6" w:rsidRPr="000C5091" w:rsidRDefault="00AB2EA6" w:rsidP="000C5091">
      <w:pPr>
        <w:pStyle w:val="ListParagraph"/>
        <w:numPr>
          <w:ilvl w:val="0"/>
          <w:numId w:val="7"/>
        </w:numPr>
        <w:rPr>
          <w:b/>
          <w:bCs/>
        </w:rPr>
      </w:pPr>
      <w:r w:rsidRPr="000C5091">
        <w:rPr>
          <w:b/>
          <w:bCs/>
        </w:rPr>
        <w:t>Coolant health reporting merged from several data sources to one platform</w:t>
      </w:r>
    </w:p>
    <w:p w14:paraId="1601F593" w14:textId="77777777" w:rsidR="00D23DD5" w:rsidRPr="000C5091" w:rsidRDefault="00D23DD5" w:rsidP="000C5091">
      <w:pPr>
        <w:pStyle w:val="ListParagraph"/>
        <w:numPr>
          <w:ilvl w:val="0"/>
          <w:numId w:val="7"/>
        </w:numPr>
        <w:rPr>
          <w:b/>
          <w:bCs/>
        </w:rPr>
      </w:pPr>
      <w:r w:rsidRPr="000C5091">
        <w:rPr>
          <w:b/>
          <w:bCs/>
        </w:rPr>
        <w:t>Customized alerts and user-defined analytics</w:t>
      </w:r>
    </w:p>
    <w:p w14:paraId="03D152D7" w14:textId="77777777" w:rsidR="001103F2" w:rsidRPr="000C5091" w:rsidRDefault="001103F2" w:rsidP="000C5091">
      <w:pPr>
        <w:pStyle w:val="ListParagraph"/>
        <w:numPr>
          <w:ilvl w:val="0"/>
          <w:numId w:val="7"/>
        </w:numPr>
        <w:rPr>
          <w:b/>
        </w:rPr>
      </w:pPr>
      <w:r w:rsidRPr="000C5091">
        <w:rPr>
          <w:b/>
        </w:rPr>
        <w:t>Waukesha service tools such as Lifecycle Parts Lists</w:t>
      </w:r>
    </w:p>
    <w:p w14:paraId="6DDCABD4" w14:textId="77777777" w:rsidR="00104F6B" w:rsidRPr="000C5091" w:rsidRDefault="00104F6B" w:rsidP="00104F6B">
      <w:pPr>
        <w:rPr>
          <w:b/>
          <w:bCs/>
        </w:rPr>
      </w:pPr>
    </w:p>
    <w:p w14:paraId="391464BE" w14:textId="25DB6C76" w:rsidR="00104F6B" w:rsidRPr="00104F6B" w:rsidRDefault="00104F6B" w:rsidP="00104F6B">
      <w:pPr>
        <w:rPr>
          <w:b/>
          <w:bCs/>
          <w:lang w:val="de-DE"/>
        </w:rPr>
      </w:pPr>
      <w:r>
        <w:rPr>
          <w:b/>
          <w:bCs/>
          <w:lang w:val="de-DE"/>
        </w:rPr>
        <w:t>COMPATIBLE ENGINES</w:t>
      </w:r>
    </w:p>
    <w:p w14:paraId="512EEE9D" w14:textId="77777777" w:rsidR="001F31EB" w:rsidRDefault="001F31EB" w:rsidP="001F31EB">
      <w:pPr>
        <w:numPr>
          <w:ilvl w:val="0"/>
          <w:numId w:val="6"/>
        </w:numPr>
        <w:rPr>
          <w:b/>
          <w:bCs/>
        </w:rPr>
      </w:pPr>
      <w:r w:rsidRPr="000C5091">
        <w:rPr>
          <w:b/>
          <w:bCs/>
        </w:rPr>
        <w:t>All Waukesha units with ESM 2 Controller</w:t>
      </w:r>
    </w:p>
    <w:p w14:paraId="7182DF3F" w14:textId="6982922E" w:rsidR="001F31EB" w:rsidRPr="000C5091" w:rsidRDefault="001F31EB" w:rsidP="001F31EB">
      <w:pPr>
        <w:numPr>
          <w:ilvl w:val="0"/>
          <w:numId w:val="6"/>
        </w:numPr>
        <w:rPr>
          <w:b/>
          <w:bCs/>
        </w:rPr>
      </w:pPr>
      <w:r w:rsidRPr="000C5091">
        <w:rPr>
          <w:b/>
          <w:bCs/>
        </w:rPr>
        <w:lastRenderedPageBreak/>
        <w:t>All packages with Spartan Remvue, Murphy Controllers, Allen-Bradley Controllers and Altronic Controllers</w:t>
      </w:r>
    </w:p>
    <w:p w14:paraId="44BB6AA6" w14:textId="77777777" w:rsidR="001F31EB" w:rsidRPr="000C5091" w:rsidRDefault="001F31EB" w:rsidP="001F31EB">
      <w:pPr>
        <w:rPr>
          <w:b/>
          <w:bCs/>
        </w:rPr>
      </w:pPr>
      <w:r w:rsidRPr="000C5091">
        <w:rPr>
          <w:b/>
          <w:bCs/>
        </w:rPr>
        <w:t>Standard hardware includes a cell router, magnet-mounted antenna and standard ethernet cables.</w:t>
      </w:r>
    </w:p>
    <w:p w14:paraId="7498908E" w14:textId="77777777" w:rsidR="00001C33" w:rsidRPr="000C5091" w:rsidRDefault="00001C33" w:rsidP="00F22BD1">
      <w:pPr>
        <w:rPr>
          <w:b/>
          <w:bCs/>
        </w:rPr>
      </w:pPr>
    </w:p>
    <w:p w14:paraId="28179D42" w14:textId="4349D44F" w:rsidR="009E74B8" w:rsidRPr="000C5091" w:rsidRDefault="001F31EB" w:rsidP="009E74B8">
      <w:pPr>
        <w:rPr>
          <w:b/>
          <w:bCs/>
        </w:rPr>
      </w:pPr>
      <w:commentRangeStart w:id="469"/>
      <w:r>
        <w:rPr>
          <w:b/>
          <w:bCs/>
        </w:rPr>
        <w:t>S</w:t>
      </w:r>
      <w:r w:rsidR="002025AE">
        <w:rPr>
          <w:b/>
          <w:bCs/>
        </w:rPr>
        <w:t xml:space="preserve">ECURITY </w:t>
      </w:r>
      <w:ins w:id="470" w:author="Pegger, Anja (INNIO)" w:date="2026-08-13T15:11:00Z" w16du:dateUtc="2026-08-13T13:11:00Z">
        <w:r w:rsidR="00BB1DA3">
          <w:rPr>
            <w:b/>
            <w:bCs/>
          </w:rPr>
          <w:t>APPROACH</w:t>
        </w:r>
      </w:ins>
      <w:del w:id="471" w:author="Pegger, Anja (INNIO)" w:date="2026-08-13T15:11:00Z" w16du:dateUtc="2026-08-13T13:11:00Z">
        <w:r w:rsidR="002025AE" w:rsidDel="00BB1DA3">
          <w:rPr>
            <w:b/>
            <w:bCs/>
          </w:rPr>
          <w:delText>ASSURANCE</w:delText>
        </w:r>
      </w:del>
    </w:p>
    <w:p w14:paraId="2CF8BCA1" w14:textId="118233D2" w:rsidR="009E74B8" w:rsidRPr="000C5091" w:rsidRDefault="009E74B8" w:rsidP="009E74B8">
      <w:r w:rsidRPr="000C5091">
        <w:t xml:space="preserve">Security is </w:t>
      </w:r>
      <w:r w:rsidRPr="000C5091">
        <w:rPr>
          <w:strike/>
          <w:highlight w:val="yellow"/>
        </w:rPr>
        <w:t>exceptionally</w:t>
      </w:r>
      <w:r w:rsidRPr="000C5091">
        <w:t xml:space="preserve"> important to us – because it’s so important to you. That’s why our myplant APM </w:t>
      </w:r>
      <w:r w:rsidR="00A07F10" w:rsidRPr="00ED10DA">
        <w:rPr>
          <w:highlight w:val="yellow"/>
        </w:rPr>
        <w:t>s</w:t>
      </w:r>
      <w:r w:rsidR="00A07F10" w:rsidRPr="00ED10DA">
        <w:rPr>
          <w:strike/>
          <w:highlight w:val="yellow"/>
        </w:rPr>
        <w:t>S</w:t>
      </w:r>
      <w:r w:rsidRPr="000C5091">
        <w:t xml:space="preserve">olution includes protective cybersecurity </w:t>
      </w:r>
      <w:ins w:id="472" w:author="Pegger, Anja (INNIO)" w:date="2026-08-13T15:14:00Z" w16du:dateUtc="2026-08-13T13:14:00Z">
        <w:r w:rsidR="006D66CF">
          <w:t>measures and processes</w:t>
        </w:r>
      </w:ins>
      <w:del w:id="473" w:author="Pegger, Anja (INNIO)" w:date="2026-08-13T15:14:00Z" w16du:dateUtc="2026-08-13T13:14:00Z">
        <w:r w:rsidRPr="000C5091" w:rsidDel="006D66CF">
          <w:delText>policies</w:delText>
        </w:r>
      </w:del>
      <w:r w:rsidRPr="000C5091">
        <w:t xml:space="preserve"> </w:t>
      </w:r>
      <w:ins w:id="474" w:author="Pegger, Anja (INNIO)" w:date="2026-08-13T15:15:00Z">
        <w:r w:rsidR="007B04B4" w:rsidRPr="007B04B4">
          <w:t>designed to support the secure operation of your connected assets</w:t>
        </w:r>
      </w:ins>
      <w:ins w:id="475" w:author="Pegger, Anja (INNIO)" w:date="2026-08-13T15:15:00Z" w16du:dateUtc="2026-08-13T13:15:00Z">
        <w:r w:rsidR="00A54883">
          <w:t>.</w:t>
        </w:r>
      </w:ins>
      <w:ins w:id="476" w:author="Pegger, Anja (INNIO)" w:date="2026-08-13T15:24:00Z" w16du:dateUtc="2026-08-13T13:24:00Z">
        <w:r w:rsidR="00012110">
          <w:t xml:space="preserve"> </w:t>
        </w:r>
      </w:ins>
      <w:del w:id="477" w:author="Pegger, Anja (INNIO)" w:date="2026-08-13T15:15:00Z" w16du:dateUtc="2026-08-13T13:15:00Z">
        <w:r w:rsidRPr="000C5091" w:rsidDel="007B04B4">
          <w:delText>to</w:delText>
        </w:r>
        <w:r w:rsidR="006218E4" w:rsidDel="007B04B4">
          <w:delText xml:space="preserve"> </w:delText>
        </w:r>
        <w:r w:rsidR="00F22153" w:rsidRPr="000C5091" w:rsidDel="007B04B4">
          <w:rPr>
            <w:highlight w:val="yellow"/>
          </w:rPr>
          <w:delText>help</w:delText>
        </w:r>
        <w:r w:rsidR="00F22153" w:rsidDel="007B04B4">
          <w:delText xml:space="preserve"> </w:delText>
        </w:r>
        <w:r w:rsidRPr="000C5091" w:rsidDel="007B04B4">
          <w:delText>keep your operations secure</w:delText>
        </w:r>
      </w:del>
      <w:ins w:id="478" w:author="Pegger, Anja (INNIO)" w:date="2026-08-13T15:13:00Z" w16du:dateUtc="2026-08-13T13:13:00Z">
        <w:r w:rsidR="009A708A">
          <w:t>.</w:t>
        </w:r>
      </w:ins>
      <w:del w:id="479" w:author="Pegger, Anja (INNIO)" w:date="2026-08-13T15:13:00Z" w16du:dateUtc="2026-08-13T13:13:00Z">
        <w:r w:rsidRPr="000C5091" w:rsidDel="009A708A">
          <w:delText xml:space="preserve"> throughout your Waukesha engine’s lifetime. </w:delText>
        </w:r>
      </w:del>
      <w:r w:rsidRPr="000C5091">
        <w:rPr>
          <w:strike/>
          <w:highlight w:val="yellow"/>
        </w:rPr>
        <w:t>At all times, your data will be protected, access is tightly controlled through multiple security measures and only essential data is transferred.</w:t>
      </w:r>
      <w:r w:rsidR="008226E6" w:rsidRPr="000C5091">
        <w:rPr>
          <w:strike/>
          <w:highlight w:val="yellow"/>
        </w:rPr>
        <w:t xml:space="preserve"> </w:t>
      </w:r>
      <w:ins w:id="480" w:author="Pegger, Anja (INNIO)" w:date="2026-08-13T15:09:00Z" w16du:dateUtc="2026-08-13T13:09:00Z">
        <w:r w:rsidR="001439E4">
          <w:rPr>
            <w:highlight w:val="yellow"/>
          </w:rPr>
          <w:t>D</w:t>
        </w:r>
      </w:ins>
      <w:del w:id="481" w:author="Pegger, Anja (INNIO)" w:date="2026-08-13T15:09:00Z" w16du:dateUtc="2026-08-13T13:09:00Z">
        <w:r w:rsidR="008226E6" w:rsidRPr="000C5091" w:rsidDel="001439E4">
          <w:rPr>
            <w:highlight w:val="yellow"/>
          </w:rPr>
          <w:delText>All d</w:delText>
        </w:r>
      </w:del>
      <w:r w:rsidR="008226E6" w:rsidRPr="000C5091">
        <w:rPr>
          <w:highlight w:val="yellow"/>
        </w:rPr>
        <w:t xml:space="preserve">ata </w:t>
      </w:r>
      <w:ins w:id="482" w:author="Pegger, Anja (INNIO)" w:date="2026-08-13T15:10:00Z" w16du:dateUtc="2026-08-13T13:10:00Z">
        <w:r w:rsidR="00DE6E0D">
          <w:rPr>
            <w:highlight w:val="yellow"/>
          </w:rPr>
          <w:t>transmission</w:t>
        </w:r>
      </w:ins>
      <w:ins w:id="483" w:author="Pegger, Anja (INNIO)" w:date="2026-08-13T15:13:00Z" w16du:dateUtc="2026-08-13T13:13:00Z">
        <w:r w:rsidR="00777055">
          <w:rPr>
            <w:highlight w:val="yellow"/>
          </w:rPr>
          <w:t>s</w:t>
        </w:r>
      </w:ins>
      <w:ins w:id="484" w:author="Pegger, Anja (INNIO)" w:date="2026-08-13T15:10:00Z" w16du:dateUtc="2026-08-13T13:10:00Z">
        <w:r w:rsidR="00DE6E0D">
          <w:rPr>
            <w:highlight w:val="yellow"/>
          </w:rPr>
          <w:t xml:space="preserve"> are </w:t>
        </w:r>
      </w:ins>
      <w:del w:id="485" w:author="Pegger, Anja (INNIO)" w:date="2026-08-13T15:10:00Z" w16du:dateUtc="2026-08-13T13:10:00Z">
        <w:r w:rsidR="008226E6" w:rsidRPr="000C5091" w:rsidDel="00DE6E0D">
          <w:rPr>
            <w:highlight w:val="yellow"/>
          </w:rPr>
          <w:delText xml:space="preserve">is </w:delText>
        </w:r>
      </w:del>
      <w:del w:id="486" w:author="Pegger, Anja (INNIO)" w:date="2026-08-13T15:08:00Z" w16du:dateUtc="2026-08-13T13:08:00Z">
        <w:r w:rsidR="008226E6" w:rsidRPr="000C5091" w:rsidDel="00291A41">
          <w:rPr>
            <w:highlight w:val="yellow"/>
          </w:rPr>
          <w:delText>transfered</w:delText>
        </w:r>
      </w:del>
      <w:del w:id="487" w:author="Pegger, Anja (INNIO)" w:date="2026-08-13T15:10:00Z" w16du:dateUtc="2026-08-13T13:10:00Z">
        <w:r w:rsidR="008226E6" w:rsidRPr="000C5091" w:rsidDel="00DE6E0D">
          <w:rPr>
            <w:highlight w:val="yellow"/>
          </w:rPr>
          <w:delText xml:space="preserve"> fully </w:delText>
        </w:r>
      </w:del>
      <w:r w:rsidR="008226E6" w:rsidRPr="000C5091">
        <w:rPr>
          <w:highlight w:val="yellow"/>
        </w:rPr>
        <w:t>encrypted,</w:t>
      </w:r>
      <w:r w:rsidR="00DE2FAB" w:rsidRPr="000C5091">
        <w:rPr>
          <w:highlight w:val="yellow"/>
        </w:rPr>
        <w:t xml:space="preserve"> and </w:t>
      </w:r>
      <w:ins w:id="488" w:author="Pegger, Anja (INNIO)" w:date="2026-08-13T15:15:00Z" w16du:dateUtc="2026-08-13T13:15:00Z">
        <w:r w:rsidR="00A54883">
          <w:rPr>
            <w:highlight w:val="yellow"/>
          </w:rPr>
          <w:t>supported by</w:t>
        </w:r>
      </w:ins>
      <w:del w:id="489" w:author="Pegger, Anja (INNIO)" w:date="2026-08-13T15:15:00Z" w16du:dateUtc="2026-08-13T13:15:00Z">
        <w:r w:rsidR="00DE2FAB" w:rsidRPr="000C5091" w:rsidDel="00A54883">
          <w:rPr>
            <w:highlight w:val="yellow"/>
          </w:rPr>
          <w:delText>protected by</w:delText>
        </w:r>
      </w:del>
      <w:r w:rsidR="00DE2FAB" w:rsidRPr="000C5091">
        <w:rPr>
          <w:highlight w:val="yellow"/>
        </w:rPr>
        <w:t xml:space="preserve"> our </w:t>
      </w:r>
      <w:ins w:id="490" w:author="Pegger, Anja (INNIO)" w:date="2026-08-13T15:15:00Z" w16du:dateUtc="2026-08-13T13:15:00Z">
        <w:r w:rsidR="00A373BE">
          <w:rPr>
            <w:highlight w:val="yellow"/>
          </w:rPr>
          <w:t>cyber</w:t>
        </w:r>
      </w:ins>
      <w:r w:rsidR="00DE2FAB" w:rsidRPr="000C5091">
        <w:rPr>
          <w:highlight w:val="yellow"/>
        </w:rPr>
        <w:t>security experts.</w:t>
      </w:r>
      <w:commentRangeEnd w:id="469"/>
      <w:r w:rsidR="004818CA" w:rsidRPr="000C5091">
        <w:rPr>
          <w:rStyle w:val="CommentReference"/>
          <w:sz w:val="24"/>
          <w:szCs w:val="24"/>
        </w:rPr>
        <w:commentReference w:id="469"/>
      </w:r>
    </w:p>
    <w:p w14:paraId="72C3E286" w14:textId="71C55627" w:rsidR="00AE0F03" w:rsidRPr="000C5091" w:rsidRDefault="00F42E4E" w:rsidP="00AE0F03">
      <w:pPr>
        <w:rPr>
          <w:b/>
          <w:bCs/>
        </w:rPr>
      </w:pPr>
      <w:ins w:id="491" w:author="Pegger, Anja (INNIO)" w:date="2026-08-13T15:18:00Z" w16du:dateUtc="2026-08-13T13:18:00Z">
        <w:r>
          <w:rPr>
            <w:b/>
            <w:bCs/>
          </w:rPr>
          <w:t>Discover</w:t>
        </w:r>
        <w:r w:rsidR="001F46F3">
          <w:rPr>
            <w:b/>
            <w:bCs/>
          </w:rPr>
          <w:t xml:space="preserve"> digital</w:t>
        </w:r>
      </w:ins>
      <w:del w:id="492" w:author="Pegger, Anja (INNIO)" w:date="2026-08-13T15:18:00Z" w16du:dateUtc="2026-08-13T13:18:00Z">
        <w:r w:rsidR="00AE0F03" w:rsidRPr="000C5091" w:rsidDel="00F42E4E">
          <w:rPr>
            <w:b/>
            <w:bCs/>
          </w:rPr>
          <w:delText>The right</w:delText>
        </w:r>
      </w:del>
      <w:r w:rsidR="00AE0F03" w:rsidRPr="000C5091">
        <w:rPr>
          <w:b/>
          <w:bCs/>
        </w:rPr>
        <w:t xml:space="preserve"> solution</w:t>
      </w:r>
      <w:ins w:id="493" w:author="Pegger, Anja (INNIO)" w:date="2026-08-13T15:18:00Z" w16du:dateUtc="2026-08-13T13:18:00Z">
        <w:r w:rsidR="001F46F3">
          <w:rPr>
            <w:b/>
            <w:bCs/>
          </w:rPr>
          <w:t>s</w:t>
        </w:r>
      </w:ins>
      <w:r w:rsidR="00AE0F03" w:rsidRPr="000C5091">
        <w:rPr>
          <w:b/>
          <w:bCs/>
        </w:rPr>
        <w:t xml:space="preserve"> for your project.</w:t>
      </w:r>
      <w:del w:id="494" w:author="Pegger, Anja (INNIO)" w:date="2026-08-13T15:19:00Z" w16du:dateUtc="2026-08-13T13:19:00Z">
        <w:r w:rsidR="00AE0F03" w:rsidRPr="000C5091" w:rsidDel="001F46F3">
          <w:rPr>
            <w:b/>
            <w:bCs/>
          </w:rPr>
          <w:delText xml:space="preserve"> Now.</w:delText>
        </w:r>
      </w:del>
    </w:p>
    <w:p w14:paraId="36F375C2" w14:textId="3161E4D2" w:rsidR="00672ABF" w:rsidRPr="000C5091" w:rsidRDefault="00B211B8" w:rsidP="00A16A26">
      <w:r w:rsidRPr="00B211B8">
        <w:t>Learn more about Waukesha’s portfolio of digital products, solutions</w:t>
      </w:r>
      <w:ins w:id="495" w:author="Pegger, Anja (INNIO)" w:date="2026-08-13T15:18:00Z" w16du:dateUtc="2026-08-13T13:18:00Z">
        <w:r w:rsidR="00F42E4E">
          <w:t>,</w:t>
        </w:r>
      </w:ins>
      <w:r w:rsidRPr="00B211B8">
        <w:t xml:space="preserve"> and service options.</w:t>
      </w:r>
    </w:p>
    <w:sectPr w:rsidR="00672ABF" w:rsidRPr="000C509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8" w:author="Pegger, Anja (INNIO)" w:date="2026-08-20T16:20:00Z" w:initials="AP">
    <w:p w14:paraId="0B8F83AA" w14:textId="77777777" w:rsidR="00880D74" w:rsidRDefault="00270508" w:rsidP="00880D74">
      <w:pPr>
        <w:pStyle w:val="CommentText"/>
      </w:pPr>
      <w:r>
        <w:rPr>
          <w:rStyle w:val="CommentReference"/>
        </w:rPr>
        <w:annotationRef/>
      </w:r>
      <w:r w:rsidR="00880D74">
        <w:t>@Sheila: specifically for this one, the AI raised multiple issues, please walk through and check with you technical experts, if/how to still use this also taking the customer need for approval into consideration - thanks!</w:t>
      </w:r>
    </w:p>
  </w:comment>
  <w:comment w:id="469" w:author="Pegger, Anja (INNIO)" w:date="2026-08-13T15:17:00Z" w:initials="AP">
    <w:p w14:paraId="6DE056F7" w14:textId="77777777" w:rsidR="004818CA" w:rsidRDefault="004818CA" w:rsidP="004818CA">
      <w:pPr>
        <w:pStyle w:val="CommentText"/>
      </w:pPr>
      <w:r>
        <w:rPr>
          <w:rStyle w:val="CommentReference"/>
        </w:rPr>
        <w:annotationRef/>
      </w:r>
      <w:r>
        <w:t>Legal =&gt; Cyber Security Hot Topic!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F83AA" w15:done="0"/>
  <w15:commentEx w15:paraId="6DE056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FF3948" w16cex:dateUtc="2026-08-20T14:20:00Z"/>
  <w16cex:commentExtensible w16cex:durableId="65C502DF" w16cex:dateUtc="2026-08-13T1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F83AA" w16cid:durableId="7DFF3948"/>
  <w16cid:commentId w16cid:paraId="6DE056F7" w16cid:durableId="65C502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verpass">
    <w:altName w:val="Calibri"/>
    <w:panose1 w:val="00000000000000000000"/>
    <w:charset w:val="00"/>
    <w:family w:val="auto"/>
    <w:pitch w:val="variable"/>
    <w:sig w:usb0="20000207" w:usb1="00000020"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IoKQJwTlKw7Tfz" int2:id="DzUZw6ZW">
      <int2:state int2:value="Rejected" int2:type="spell"/>
    </int2:textHash>
    <int2:textHash int2:hashCode="xlELkoA6ERT4Qc" int2:id="5kbOc11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2DE"/>
    <w:multiLevelType w:val="hybridMultilevel"/>
    <w:tmpl w:val="0CD492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3477F"/>
    <w:multiLevelType w:val="hybridMultilevel"/>
    <w:tmpl w:val="928ECD0C"/>
    <w:lvl w:ilvl="0" w:tplc="C2F279C0">
      <w:start w:val="1"/>
      <w:numFmt w:val="upperRoman"/>
      <w:lvlText w:val="%1."/>
      <w:lvlJc w:val="left"/>
      <w:pPr>
        <w:ind w:left="1080" w:hanging="72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6E1B5B"/>
    <w:multiLevelType w:val="multilevel"/>
    <w:tmpl w:val="474A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51CF2"/>
    <w:multiLevelType w:val="hybridMultilevel"/>
    <w:tmpl w:val="42701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D2087D"/>
    <w:multiLevelType w:val="multilevel"/>
    <w:tmpl w:val="87A4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74A07"/>
    <w:multiLevelType w:val="hybridMultilevel"/>
    <w:tmpl w:val="5F582DF0"/>
    <w:lvl w:ilvl="0" w:tplc="4C8C25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767EAB"/>
    <w:multiLevelType w:val="multilevel"/>
    <w:tmpl w:val="85AE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744C13"/>
    <w:multiLevelType w:val="multilevel"/>
    <w:tmpl w:val="9700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E07756"/>
    <w:multiLevelType w:val="hybridMultilevel"/>
    <w:tmpl w:val="B91054FA"/>
    <w:lvl w:ilvl="0" w:tplc="19B8184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4858C8"/>
    <w:multiLevelType w:val="hybridMultilevel"/>
    <w:tmpl w:val="834C90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21947954">
    <w:abstractNumId w:val="3"/>
  </w:num>
  <w:num w:numId="2" w16cid:durableId="1599943446">
    <w:abstractNumId w:val="8"/>
  </w:num>
  <w:num w:numId="3" w16cid:durableId="231936384">
    <w:abstractNumId w:val="0"/>
  </w:num>
  <w:num w:numId="4" w16cid:durableId="1136722680">
    <w:abstractNumId w:val="5"/>
  </w:num>
  <w:num w:numId="5" w16cid:durableId="1114712639">
    <w:abstractNumId w:val="1"/>
  </w:num>
  <w:num w:numId="6" w16cid:durableId="1905680108">
    <w:abstractNumId w:val="2"/>
  </w:num>
  <w:num w:numId="7" w16cid:durableId="727261042">
    <w:abstractNumId w:val="9"/>
  </w:num>
  <w:num w:numId="8" w16cid:durableId="1762022661">
    <w:abstractNumId w:val="6"/>
  </w:num>
  <w:num w:numId="9" w16cid:durableId="1181625130">
    <w:abstractNumId w:val="4"/>
  </w:num>
  <w:num w:numId="10" w16cid:durableId="92997035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gger, Anja (INNIO)">
    <w15:presenceInfo w15:providerId="AD" w15:userId="S::anja.pegger@innio.com::aab40b23-e5dc-4460-a47f-ca5abad09a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kAnnotations="0"/>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CB9"/>
    <w:rsid w:val="00000F6A"/>
    <w:rsid w:val="00001C33"/>
    <w:rsid w:val="00010588"/>
    <w:rsid w:val="00012110"/>
    <w:rsid w:val="00017064"/>
    <w:rsid w:val="0002267F"/>
    <w:rsid w:val="0002332E"/>
    <w:rsid w:val="00054529"/>
    <w:rsid w:val="000572D9"/>
    <w:rsid w:val="00066149"/>
    <w:rsid w:val="00067B5D"/>
    <w:rsid w:val="00096C66"/>
    <w:rsid w:val="000A00B7"/>
    <w:rsid w:val="000A03B6"/>
    <w:rsid w:val="000A1C1D"/>
    <w:rsid w:val="000C0967"/>
    <w:rsid w:val="000C1BBF"/>
    <w:rsid w:val="000C350D"/>
    <w:rsid w:val="000C3F0B"/>
    <w:rsid w:val="000C5091"/>
    <w:rsid w:val="000C79B7"/>
    <w:rsid w:val="000D0290"/>
    <w:rsid w:val="000D0C3A"/>
    <w:rsid w:val="000E373E"/>
    <w:rsid w:val="000F04AB"/>
    <w:rsid w:val="000F4F6E"/>
    <w:rsid w:val="00100ECF"/>
    <w:rsid w:val="00101A88"/>
    <w:rsid w:val="00104F6B"/>
    <w:rsid w:val="001103F2"/>
    <w:rsid w:val="00114CB9"/>
    <w:rsid w:val="00125A39"/>
    <w:rsid w:val="00141203"/>
    <w:rsid w:val="00141E52"/>
    <w:rsid w:val="001439E4"/>
    <w:rsid w:val="001445B2"/>
    <w:rsid w:val="00147014"/>
    <w:rsid w:val="001506AD"/>
    <w:rsid w:val="00150CB1"/>
    <w:rsid w:val="001531EA"/>
    <w:rsid w:val="00154CC9"/>
    <w:rsid w:val="001719CA"/>
    <w:rsid w:val="0017455B"/>
    <w:rsid w:val="00177C18"/>
    <w:rsid w:val="00185C39"/>
    <w:rsid w:val="00186425"/>
    <w:rsid w:val="001C3420"/>
    <w:rsid w:val="001C52F4"/>
    <w:rsid w:val="001D1E8F"/>
    <w:rsid w:val="001E66DF"/>
    <w:rsid w:val="001E66F6"/>
    <w:rsid w:val="001F0403"/>
    <w:rsid w:val="001F043E"/>
    <w:rsid w:val="001F0998"/>
    <w:rsid w:val="001F2D7C"/>
    <w:rsid w:val="001F31EB"/>
    <w:rsid w:val="001F46F3"/>
    <w:rsid w:val="002025AE"/>
    <w:rsid w:val="00211B97"/>
    <w:rsid w:val="0021244E"/>
    <w:rsid w:val="00222E3A"/>
    <w:rsid w:val="00223EE1"/>
    <w:rsid w:val="00231D0B"/>
    <w:rsid w:val="00235696"/>
    <w:rsid w:val="00244E19"/>
    <w:rsid w:val="00255463"/>
    <w:rsid w:val="00255B08"/>
    <w:rsid w:val="00270508"/>
    <w:rsid w:val="002734E4"/>
    <w:rsid w:val="00273DBF"/>
    <w:rsid w:val="00275913"/>
    <w:rsid w:val="0028685E"/>
    <w:rsid w:val="00290725"/>
    <w:rsid w:val="00291A41"/>
    <w:rsid w:val="002943E1"/>
    <w:rsid w:val="002A00BD"/>
    <w:rsid w:val="002A7B16"/>
    <w:rsid w:val="002B52BC"/>
    <w:rsid w:val="002C31DF"/>
    <w:rsid w:val="002D19B4"/>
    <w:rsid w:val="002D5187"/>
    <w:rsid w:val="002D55A9"/>
    <w:rsid w:val="002F342B"/>
    <w:rsid w:val="002F6FFF"/>
    <w:rsid w:val="0030092E"/>
    <w:rsid w:val="00302617"/>
    <w:rsid w:val="0030630D"/>
    <w:rsid w:val="00306650"/>
    <w:rsid w:val="0030694C"/>
    <w:rsid w:val="00310FB1"/>
    <w:rsid w:val="00315AE8"/>
    <w:rsid w:val="00315DEC"/>
    <w:rsid w:val="00321319"/>
    <w:rsid w:val="00327BC0"/>
    <w:rsid w:val="00362B96"/>
    <w:rsid w:val="00363298"/>
    <w:rsid w:val="003656BE"/>
    <w:rsid w:val="00386031"/>
    <w:rsid w:val="00387B49"/>
    <w:rsid w:val="00391CA5"/>
    <w:rsid w:val="00397E2B"/>
    <w:rsid w:val="003A0629"/>
    <w:rsid w:val="003A66AF"/>
    <w:rsid w:val="003B4ABA"/>
    <w:rsid w:val="003B66C7"/>
    <w:rsid w:val="003B7FE3"/>
    <w:rsid w:val="003C1576"/>
    <w:rsid w:val="003C1697"/>
    <w:rsid w:val="003C7727"/>
    <w:rsid w:val="003D1E52"/>
    <w:rsid w:val="003D595B"/>
    <w:rsid w:val="003E4B30"/>
    <w:rsid w:val="003E664E"/>
    <w:rsid w:val="003F447D"/>
    <w:rsid w:val="004161DB"/>
    <w:rsid w:val="004168D1"/>
    <w:rsid w:val="00417B2C"/>
    <w:rsid w:val="004334BA"/>
    <w:rsid w:val="00447BB3"/>
    <w:rsid w:val="00455477"/>
    <w:rsid w:val="00457F59"/>
    <w:rsid w:val="004644FA"/>
    <w:rsid w:val="0047048E"/>
    <w:rsid w:val="00472910"/>
    <w:rsid w:val="00473A07"/>
    <w:rsid w:val="00473D4D"/>
    <w:rsid w:val="00475DED"/>
    <w:rsid w:val="00476872"/>
    <w:rsid w:val="004818CA"/>
    <w:rsid w:val="0048211B"/>
    <w:rsid w:val="00483219"/>
    <w:rsid w:val="00490084"/>
    <w:rsid w:val="004918DD"/>
    <w:rsid w:val="004A3F4A"/>
    <w:rsid w:val="004A6B96"/>
    <w:rsid w:val="004B7E15"/>
    <w:rsid w:val="004D2FB0"/>
    <w:rsid w:val="004D3975"/>
    <w:rsid w:val="004E1375"/>
    <w:rsid w:val="004E5A6E"/>
    <w:rsid w:val="004E7A8C"/>
    <w:rsid w:val="004F0CAA"/>
    <w:rsid w:val="004F5381"/>
    <w:rsid w:val="005127DF"/>
    <w:rsid w:val="005133D2"/>
    <w:rsid w:val="00523255"/>
    <w:rsid w:val="00523B97"/>
    <w:rsid w:val="0054129C"/>
    <w:rsid w:val="005522E5"/>
    <w:rsid w:val="0057008A"/>
    <w:rsid w:val="00571007"/>
    <w:rsid w:val="00576F19"/>
    <w:rsid w:val="005A36CE"/>
    <w:rsid w:val="005A3B96"/>
    <w:rsid w:val="005B131D"/>
    <w:rsid w:val="005B3F5E"/>
    <w:rsid w:val="005D4840"/>
    <w:rsid w:val="005D772B"/>
    <w:rsid w:val="005E1CE0"/>
    <w:rsid w:val="005F4272"/>
    <w:rsid w:val="00605B74"/>
    <w:rsid w:val="00606850"/>
    <w:rsid w:val="006217F8"/>
    <w:rsid w:val="006218E4"/>
    <w:rsid w:val="006229A1"/>
    <w:rsid w:val="00622AE6"/>
    <w:rsid w:val="00624ED7"/>
    <w:rsid w:val="006279A9"/>
    <w:rsid w:val="006373E7"/>
    <w:rsid w:val="00650072"/>
    <w:rsid w:val="00672ABF"/>
    <w:rsid w:val="00682738"/>
    <w:rsid w:val="00685990"/>
    <w:rsid w:val="00691724"/>
    <w:rsid w:val="00696410"/>
    <w:rsid w:val="006A5D82"/>
    <w:rsid w:val="006B2EB5"/>
    <w:rsid w:val="006B435E"/>
    <w:rsid w:val="006C69C5"/>
    <w:rsid w:val="006D66CF"/>
    <w:rsid w:val="006E1726"/>
    <w:rsid w:val="006E41C0"/>
    <w:rsid w:val="00710CCB"/>
    <w:rsid w:val="00712763"/>
    <w:rsid w:val="0071570D"/>
    <w:rsid w:val="007202BD"/>
    <w:rsid w:val="007360DC"/>
    <w:rsid w:val="00744EC6"/>
    <w:rsid w:val="0075037A"/>
    <w:rsid w:val="0075324D"/>
    <w:rsid w:val="00760D86"/>
    <w:rsid w:val="0077014C"/>
    <w:rsid w:val="007708EB"/>
    <w:rsid w:val="00771AC6"/>
    <w:rsid w:val="00777055"/>
    <w:rsid w:val="00782A51"/>
    <w:rsid w:val="00782E30"/>
    <w:rsid w:val="007861BC"/>
    <w:rsid w:val="007931E1"/>
    <w:rsid w:val="00794A22"/>
    <w:rsid w:val="007A1BD0"/>
    <w:rsid w:val="007B0303"/>
    <w:rsid w:val="007B04B4"/>
    <w:rsid w:val="007B6FF9"/>
    <w:rsid w:val="007C18F2"/>
    <w:rsid w:val="007E33F4"/>
    <w:rsid w:val="007E68B0"/>
    <w:rsid w:val="007F0642"/>
    <w:rsid w:val="007F1F59"/>
    <w:rsid w:val="0080256C"/>
    <w:rsid w:val="00816A52"/>
    <w:rsid w:val="008226E6"/>
    <w:rsid w:val="00830305"/>
    <w:rsid w:val="00832E94"/>
    <w:rsid w:val="008340FF"/>
    <w:rsid w:val="00857900"/>
    <w:rsid w:val="00860A90"/>
    <w:rsid w:val="0086109C"/>
    <w:rsid w:val="008653B7"/>
    <w:rsid w:val="00867FAD"/>
    <w:rsid w:val="00880D74"/>
    <w:rsid w:val="00882963"/>
    <w:rsid w:val="00892FC3"/>
    <w:rsid w:val="00894556"/>
    <w:rsid w:val="00894895"/>
    <w:rsid w:val="008A2813"/>
    <w:rsid w:val="008C3245"/>
    <w:rsid w:val="008C6F24"/>
    <w:rsid w:val="008D1CEF"/>
    <w:rsid w:val="008E32B0"/>
    <w:rsid w:val="008F39ED"/>
    <w:rsid w:val="00900213"/>
    <w:rsid w:val="00901C9B"/>
    <w:rsid w:val="009140F2"/>
    <w:rsid w:val="00934054"/>
    <w:rsid w:val="00940CB0"/>
    <w:rsid w:val="00941C8D"/>
    <w:rsid w:val="00942434"/>
    <w:rsid w:val="009451AE"/>
    <w:rsid w:val="0095462A"/>
    <w:rsid w:val="00954790"/>
    <w:rsid w:val="00970860"/>
    <w:rsid w:val="00975C13"/>
    <w:rsid w:val="009943AF"/>
    <w:rsid w:val="009A3C57"/>
    <w:rsid w:val="009A708A"/>
    <w:rsid w:val="009A7980"/>
    <w:rsid w:val="009B174A"/>
    <w:rsid w:val="009B2AF5"/>
    <w:rsid w:val="009B4212"/>
    <w:rsid w:val="009C1510"/>
    <w:rsid w:val="009E0E77"/>
    <w:rsid w:val="009E12B4"/>
    <w:rsid w:val="009E1D9C"/>
    <w:rsid w:val="009E74B8"/>
    <w:rsid w:val="009F158C"/>
    <w:rsid w:val="009F2F90"/>
    <w:rsid w:val="009F3A58"/>
    <w:rsid w:val="00A05562"/>
    <w:rsid w:val="00A07F10"/>
    <w:rsid w:val="00A12B57"/>
    <w:rsid w:val="00A16A26"/>
    <w:rsid w:val="00A347C6"/>
    <w:rsid w:val="00A373BE"/>
    <w:rsid w:val="00A46500"/>
    <w:rsid w:val="00A52FBC"/>
    <w:rsid w:val="00A54883"/>
    <w:rsid w:val="00A615FD"/>
    <w:rsid w:val="00A7339D"/>
    <w:rsid w:val="00A75807"/>
    <w:rsid w:val="00A771D1"/>
    <w:rsid w:val="00A818ED"/>
    <w:rsid w:val="00A9381D"/>
    <w:rsid w:val="00A945B8"/>
    <w:rsid w:val="00AB1483"/>
    <w:rsid w:val="00AB2EA6"/>
    <w:rsid w:val="00AC0E66"/>
    <w:rsid w:val="00AC3790"/>
    <w:rsid w:val="00AC4055"/>
    <w:rsid w:val="00AD75C1"/>
    <w:rsid w:val="00AE0F03"/>
    <w:rsid w:val="00AE111C"/>
    <w:rsid w:val="00AF61FB"/>
    <w:rsid w:val="00AF744A"/>
    <w:rsid w:val="00B06516"/>
    <w:rsid w:val="00B1228F"/>
    <w:rsid w:val="00B13823"/>
    <w:rsid w:val="00B211B8"/>
    <w:rsid w:val="00B22491"/>
    <w:rsid w:val="00B344E7"/>
    <w:rsid w:val="00B34BD8"/>
    <w:rsid w:val="00B356A3"/>
    <w:rsid w:val="00B45614"/>
    <w:rsid w:val="00B47C17"/>
    <w:rsid w:val="00B50DEA"/>
    <w:rsid w:val="00B809D4"/>
    <w:rsid w:val="00B818FC"/>
    <w:rsid w:val="00B86BA7"/>
    <w:rsid w:val="00B91980"/>
    <w:rsid w:val="00B9332C"/>
    <w:rsid w:val="00B96F35"/>
    <w:rsid w:val="00BA766F"/>
    <w:rsid w:val="00BB1DA3"/>
    <w:rsid w:val="00BC7A23"/>
    <w:rsid w:val="00BD6F2D"/>
    <w:rsid w:val="00BE3D25"/>
    <w:rsid w:val="00C0750A"/>
    <w:rsid w:val="00C22A10"/>
    <w:rsid w:val="00C26CC3"/>
    <w:rsid w:val="00C426E1"/>
    <w:rsid w:val="00C46900"/>
    <w:rsid w:val="00C50B25"/>
    <w:rsid w:val="00C80573"/>
    <w:rsid w:val="00C85021"/>
    <w:rsid w:val="00CA0F0A"/>
    <w:rsid w:val="00CA42B1"/>
    <w:rsid w:val="00CC55F2"/>
    <w:rsid w:val="00CC6BD4"/>
    <w:rsid w:val="00CE1CE2"/>
    <w:rsid w:val="00CF7AE6"/>
    <w:rsid w:val="00D0079A"/>
    <w:rsid w:val="00D00E20"/>
    <w:rsid w:val="00D03626"/>
    <w:rsid w:val="00D06579"/>
    <w:rsid w:val="00D147F5"/>
    <w:rsid w:val="00D14F26"/>
    <w:rsid w:val="00D16319"/>
    <w:rsid w:val="00D16B15"/>
    <w:rsid w:val="00D2371F"/>
    <w:rsid w:val="00D23DD5"/>
    <w:rsid w:val="00D264A1"/>
    <w:rsid w:val="00D32103"/>
    <w:rsid w:val="00D40129"/>
    <w:rsid w:val="00D5197D"/>
    <w:rsid w:val="00D5410B"/>
    <w:rsid w:val="00D55669"/>
    <w:rsid w:val="00D57739"/>
    <w:rsid w:val="00D7590F"/>
    <w:rsid w:val="00D81548"/>
    <w:rsid w:val="00D83144"/>
    <w:rsid w:val="00D848A4"/>
    <w:rsid w:val="00D93F26"/>
    <w:rsid w:val="00D969C8"/>
    <w:rsid w:val="00DB4005"/>
    <w:rsid w:val="00DC3ED6"/>
    <w:rsid w:val="00DD0DBA"/>
    <w:rsid w:val="00DD341D"/>
    <w:rsid w:val="00DE26E6"/>
    <w:rsid w:val="00DE2FAB"/>
    <w:rsid w:val="00DE58CB"/>
    <w:rsid w:val="00DE5DF1"/>
    <w:rsid w:val="00DE6E0D"/>
    <w:rsid w:val="00DF2721"/>
    <w:rsid w:val="00E00ABA"/>
    <w:rsid w:val="00E15EF9"/>
    <w:rsid w:val="00E23054"/>
    <w:rsid w:val="00E24B46"/>
    <w:rsid w:val="00E25886"/>
    <w:rsid w:val="00E348DD"/>
    <w:rsid w:val="00E37658"/>
    <w:rsid w:val="00E44842"/>
    <w:rsid w:val="00E463AB"/>
    <w:rsid w:val="00E502F1"/>
    <w:rsid w:val="00E51E79"/>
    <w:rsid w:val="00E755E9"/>
    <w:rsid w:val="00E84517"/>
    <w:rsid w:val="00E97F37"/>
    <w:rsid w:val="00EA50F4"/>
    <w:rsid w:val="00EB7DF9"/>
    <w:rsid w:val="00EC07E2"/>
    <w:rsid w:val="00EC7522"/>
    <w:rsid w:val="00ED1639"/>
    <w:rsid w:val="00ED57FE"/>
    <w:rsid w:val="00EE30B3"/>
    <w:rsid w:val="00EE7614"/>
    <w:rsid w:val="00EF1555"/>
    <w:rsid w:val="00EF2B7B"/>
    <w:rsid w:val="00F04257"/>
    <w:rsid w:val="00F148E9"/>
    <w:rsid w:val="00F17F50"/>
    <w:rsid w:val="00F22153"/>
    <w:rsid w:val="00F22BD1"/>
    <w:rsid w:val="00F41846"/>
    <w:rsid w:val="00F41F0B"/>
    <w:rsid w:val="00F42E4E"/>
    <w:rsid w:val="00F43489"/>
    <w:rsid w:val="00F52787"/>
    <w:rsid w:val="00F531C0"/>
    <w:rsid w:val="00F67266"/>
    <w:rsid w:val="00F73C7A"/>
    <w:rsid w:val="00F775B8"/>
    <w:rsid w:val="00F81B88"/>
    <w:rsid w:val="00F8206D"/>
    <w:rsid w:val="00F84B3B"/>
    <w:rsid w:val="00F84C76"/>
    <w:rsid w:val="00F863E6"/>
    <w:rsid w:val="00F92043"/>
    <w:rsid w:val="00F9377F"/>
    <w:rsid w:val="00FA258B"/>
    <w:rsid w:val="00FA69ED"/>
    <w:rsid w:val="00FB74EC"/>
    <w:rsid w:val="00FC678C"/>
    <w:rsid w:val="00FE3F10"/>
    <w:rsid w:val="00FE5B76"/>
    <w:rsid w:val="00FF29B7"/>
    <w:rsid w:val="00FF2F13"/>
    <w:rsid w:val="00FF4599"/>
    <w:rsid w:val="00FF6AC8"/>
    <w:rsid w:val="06238606"/>
    <w:rsid w:val="0D1503BF"/>
    <w:rsid w:val="0F5798B1"/>
    <w:rsid w:val="157CF241"/>
    <w:rsid w:val="159D7E2D"/>
    <w:rsid w:val="166112FC"/>
    <w:rsid w:val="17FC06D6"/>
    <w:rsid w:val="19D07D1B"/>
    <w:rsid w:val="1CCCFBC4"/>
    <w:rsid w:val="1D002A12"/>
    <w:rsid w:val="1DA06BCC"/>
    <w:rsid w:val="21E2F67F"/>
    <w:rsid w:val="23474521"/>
    <w:rsid w:val="254B6EA6"/>
    <w:rsid w:val="268D205C"/>
    <w:rsid w:val="282EAC94"/>
    <w:rsid w:val="2D90F1ED"/>
    <w:rsid w:val="2E985C29"/>
    <w:rsid w:val="374D2B2C"/>
    <w:rsid w:val="381A526F"/>
    <w:rsid w:val="383D680E"/>
    <w:rsid w:val="3A5F919F"/>
    <w:rsid w:val="44B0BD9D"/>
    <w:rsid w:val="47975AEF"/>
    <w:rsid w:val="48DDC5E2"/>
    <w:rsid w:val="4C08E3E1"/>
    <w:rsid w:val="4ED4143F"/>
    <w:rsid w:val="4FE01417"/>
    <w:rsid w:val="521F39AB"/>
    <w:rsid w:val="545BC88A"/>
    <w:rsid w:val="58C0F592"/>
    <w:rsid w:val="59B07E4A"/>
    <w:rsid w:val="5A190FE8"/>
    <w:rsid w:val="5A4DD049"/>
    <w:rsid w:val="5F02F2D6"/>
    <w:rsid w:val="60B597FD"/>
    <w:rsid w:val="6411150F"/>
    <w:rsid w:val="65113CC2"/>
    <w:rsid w:val="654673E9"/>
    <w:rsid w:val="67758FA3"/>
    <w:rsid w:val="6BC2CE2B"/>
    <w:rsid w:val="73328BD1"/>
    <w:rsid w:val="7F0E4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B1EC2"/>
  <w15:chartTrackingRefBased/>
  <w15:docId w15:val="{25F5A86E-AE12-463D-9132-258661E64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4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14C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C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4C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C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C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14C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CB9"/>
    <w:rPr>
      <w:rFonts w:eastAsiaTheme="majorEastAsia" w:cstheme="majorBidi"/>
      <w:color w:val="272727" w:themeColor="text1" w:themeTint="D8"/>
    </w:rPr>
  </w:style>
  <w:style w:type="paragraph" w:styleId="Title">
    <w:name w:val="Title"/>
    <w:basedOn w:val="Normal"/>
    <w:next w:val="Normal"/>
    <w:link w:val="TitleChar"/>
    <w:uiPriority w:val="10"/>
    <w:qFormat/>
    <w:rsid w:val="00114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CB9"/>
    <w:pPr>
      <w:spacing w:before="160"/>
      <w:jc w:val="center"/>
    </w:pPr>
    <w:rPr>
      <w:i/>
      <w:iCs/>
      <w:color w:val="404040" w:themeColor="text1" w:themeTint="BF"/>
    </w:rPr>
  </w:style>
  <w:style w:type="character" w:customStyle="1" w:styleId="QuoteChar">
    <w:name w:val="Quote Char"/>
    <w:basedOn w:val="DefaultParagraphFont"/>
    <w:link w:val="Quote"/>
    <w:uiPriority w:val="29"/>
    <w:rsid w:val="00114CB9"/>
    <w:rPr>
      <w:i/>
      <w:iCs/>
      <w:color w:val="404040" w:themeColor="text1" w:themeTint="BF"/>
    </w:rPr>
  </w:style>
  <w:style w:type="paragraph" w:styleId="ListParagraph">
    <w:name w:val="List Paragraph"/>
    <w:basedOn w:val="Normal"/>
    <w:uiPriority w:val="34"/>
    <w:qFormat/>
    <w:rsid w:val="00114CB9"/>
    <w:pPr>
      <w:ind w:left="720"/>
      <w:contextualSpacing/>
    </w:pPr>
  </w:style>
  <w:style w:type="character" w:styleId="IntenseEmphasis">
    <w:name w:val="Intense Emphasis"/>
    <w:basedOn w:val="DefaultParagraphFont"/>
    <w:uiPriority w:val="21"/>
    <w:qFormat/>
    <w:rsid w:val="00114CB9"/>
    <w:rPr>
      <w:i/>
      <w:iCs/>
      <w:color w:val="0F4761" w:themeColor="accent1" w:themeShade="BF"/>
    </w:rPr>
  </w:style>
  <w:style w:type="paragraph" w:styleId="IntenseQuote">
    <w:name w:val="Intense Quote"/>
    <w:basedOn w:val="Normal"/>
    <w:next w:val="Normal"/>
    <w:link w:val="IntenseQuoteChar"/>
    <w:uiPriority w:val="30"/>
    <w:qFormat/>
    <w:rsid w:val="00114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CB9"/>
    <w:rPr>
      <w:i/>
      <w:iCs/>
      <w:color w:val="0F4761" w:themeColor="accent1" w:themeShade="BF"/>
    </w:rPr>
  </w:style>
  <w:style w:type="character" w:styleId="IntenseReference">
    <w:name w:val="Intense Reference"/>
    <w:basedOn w:val="DefaultParagraphFont"/>
    <w:uiPriority w:val="32"/>
    <w:qFormat/>
    <w:rsid w:val="00114CB9"/>
    <w:rPr>
      <w:b/>
      <w:bCs/>
      <w:smallCaps/>
      <w:color w:val="0F4761" w:themeColor="accent1" w:themeShade="BF"/>
      <w:spacing w:val="5"/>
    </w:rPr>
  </w:style>
  <w:style w:type="character" w:styleId="Hyperlink">
    <w:name w:val="Hyperlink"/>
    <w:basedOn w:val="DefaultParagraphFont"/>
    <w:uiPriority w:val="99"/>
    <w:unhideWhenUsed/>
    <w:rsid w:val="00114CB9"/>
    <w:rPr>
      <w:color w:val="467886" w:themeColor="hyperlink"/>
      <w:u w:val="single"/>
    </w:rPr>
  </w:style>
  <w:style w:type="character" w:styleId="UnresolvedMention">
    <w:name w:val="Unresolved Mention"/>
    <w:basedOn w:val="DefaultParagraphFont"/>
    <w:uiPriority w:val="99"/>
    <w:semiHidden/>
    <w:unhideWhenUsed/>
    <w:rsid w:val="00114CB9"/>
    <w:rPr>
      <w:color w:val="605E5C"/>
      <w:shd w:val="clear" w:color="auto" w:fill="E1DFDD"/>
    </w:rPr>
  </w:style>
  <w:style w:type="paragraph" w:styleId="NormalWeb">
    <w:name w:val="Normal (Web)"/>
    <w:basedOn w:val="Normal"/>
    <w:uiPriority w:val="99"/>
    <w:semiHidden/>
    <w:unhideWhenUsed/>
    <w:rsid w:val="00576F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576F19"/>
  </w:style>
  <w:style w:type="character" w:customStyle="1" w:styleId="eop">
    <w:name w:val="eop"/>
    <w:basedOn w:val="DefaultParagraphFont"/>
    <w:rsid w:val="00576F19"/>
  </w:style>
  <w:style w:type="character" w:styleId="FollowedHyperlink">
    <w:name w:val="FollowedHyperlink"/>
    <w:basedOn w:val="DefaultParagraphFont"/>
    <w:uiPriority w:val="99"/>
    <w:semiHidden/>
    <w:unhideWhenUsed/>
    <w:rsid w:val="00A75807"/>
    <w:rPr>
      <w:color w:val="96607D" w:themeColor="followedHyperlink"/>
      <w:u w:val="single"/>
    </w:rPr>
  </w:style>
  <w:style w:type="paragraph" w:styleId="Revision">
    <w:name w:val="Revision"/>
    <w:hidden/>
    <w:uiPriority w:val="99"/>
    <w:semiHidden/>
    <w:rsid w:val="00A75807"/>
    <w:pPr>
      <w:spacing w:after="0" w:line="240" w:lineRule="auto"/>
    </w:pPr>
  </w:style>
  <w:style w:type="character" w:styleId="CommentReference">
    <w:name w:val="annotation reference"/>
    <w:basedOn w:val="DefaultParagraphFont"/>
    <w:uiPriority w:val="99"/>
    <w:semiHidden/>
    <w:unhideWhenUsed/>
    <w:rsid w:val="00362B96"/>
    <w:rPr>
      <w:sz w:val="16"/>
      <w:szCs w:val="16"/>
    </w:rPr>
  </w:style>
  <w:style w:type="paragraph" w:styleId="CommentText">
    <w:name w:val="annotation text"/>
    <w:basedOn w:val="Normal"/>
    <w:link w:val="CommentTextChar1"/>
    <w:uiPriority w:val="99"/>
    <w:unhideWhenUsed/>
    <w:pPr>
      <w:spacing w:line="240" w:lineRule="auto"/>
    </w:pPr>
    <w:rPr>
      <w:sz w:val="20"/>
      <w:szCs w:val="20"/>
    </w:rPr>
  </w:style>
  <w:style w:type="character" w:customStyle="1" w:styleId="CommentTextChar1">
    <w:name w:val="Comment Text Char1"/>
    <w:basedOn w:val="DefaultParagraphFont"/>
    <w:link w:val="CommentText"/>
    <w:uiPriority w:val="99"/>
    <w:rsid w:val="00362B96"/>
    <w:rPr>
      <w:sz w:val="20"/>
      <w:szCs w:val="20"/>
    </w:rPr>
  </w:style>
  <w:style w:type="paragraph" w:styleId="CommentSubject">
    <w:name w:val="annotation subject"/>
    <w:basedOn w:val="CommentText"/>
    <w:next w:val="CommentText"/>
    <w:link w:val="CommentSubjectChar1"/>
    <w:uiPriority w:val="99"/>
    <w:semiHidden/>
    <w:unhideWhenUsed/>
    <w:rsid w:val="00391CA5"/>
    <w:rPr>
      <w:b/>
      <w:bCs/>
    </w:rPr>
  </w:style>
  <w:style w:type="character" w:customStyle="1" w:styleId="CommentSubjectChar1">
    <w:name w:val="Comment Subject Char1"/>
    <w:basedOn w:val="CommentTextChar1"/>
    <w:link w:val="CommentSubject"/>
    <w:uiPriority w:val="99"/>
    <w:semiHidden/>
    <w:rsid w:val="00391CA5"/>
    <w:rPr>
      <w:b/>
      <w:bCs/>
      <w:sz w:val="20"/>
      <w:szCs w:val="20"/>
    </w:rPr>
  </w:style>
  <w:style w:type="table" w:styleId="TableGrid">
    <w:name w:val="Table Grid"/>
    <w:basedOn w:val="TableNormal"/>
    <w:uiPriority w:val="39"/>
    <w:rsid w:val="00F81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Reference1">
    <w:name w:val="Comment Reference1"/>
    <w:basedOn w:val="DefaultParagraphFont"/>
    <w:uiPriority w:val="99"/>
    <w:semiHidden/>
    <w:unhideWhenUsed/>
    <w:rsid w:val="00FC678C"/>
    <w:rPr>
      <w:sz w:val="16"/>
      <w:szCs w:val="16"/>
    </w:rPr>
  </w:style>
  <w:style w:type="paragraph" w:customStyle="1" w:styleId="CommentText1">
    <w:name w:val="Comment Text1"/>
    <w:basedOn w:val="Normal"/>
    <w:link w:val="CommentTextChar"/>
    <w:uiPriority w:val="99"/>
    <w:unhideWhenUsed/>
    <w:rsid w:val="00FC678C"/>
    <w:pPr>
      <w:spacing w:line="240" w:lineRule="auto"/>
    </w:pPr>
    <w:rPr>
      <w:sz w:val="20"/>
      <w:szCs w:val="20"/>
    </w:rPr>
  </w:style>
  <w:style w:type="character" w:customStyle="1" w:styleId="CommentTextChar">
    <w:name w:val="Comment Text Char"/>
    <w:basedOn w:val="DefaultParagraphFont"/>
    <w:link w:val="CommentText1"/>
    <w:uiPriority w:val="99"/>
    <w:rsid w:val="00FC678C"/>
    <w:rPr>
      <w:sz w:val="20"/>
      <w:szCs w:val="20"/>
    </w:rPr>
  </w:style>
  <w:style w:type="paragraph" w:customStyle="1" w:styleId="CommentSubject1">
    <w:name w:val="Comment Subject1"/>
    <w:basedOn w:val="CommentText1"/>
    <w:next w:val="CommentText1"/>
    <w:link w:val="CommentSubjectChar"/>
    <w:uiPriority w:val="99"/>
    <w:semiHidden/>
    <w:unhideWhenUsed/>
    <w:rsid w:val="00FC678C"/>
    <w:rPr>
      <w:b/>
      <w:bCs/>
    </w:rPr>
  </w:style>
  <w:style w:type="character" w:customStyle="1" w:styleId="CommentSubjectChar">
    <w:name w:val="Comment Subject Char"/>
    <w:basedOn w:val="CommentTextChar"/>
    <w:link w:val="CommentSubject1"/>
    <w:uiPriority w:val="99"/>
    <w:semiHidden/>
    <w:rsid w:val="00FC678C"/>
    <w:rPr>
      <w:b/>
      <w:bCs/>
      <w:sz w:val="20"/>
      <w:szCs w:val="20"/>
    </w:rPr>
  </w:style>
  <w:style w:type="character" w:styleId="Mention">
    <w:name w:val="Mention"/>
    <w:basedOn w:val="DefaultParagraphFont"/>
    <w:uiPriority w:val="99"/>
    <w:unhideWhenUsed/>
    <w:rsid w:val="00391CA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hyperlink" Target="https://www.waukeshaengine.com/case-studies/" TargetMode="External"/><Relationship Id="rId3" Type="http://schemas.openxmlformats.org/officeDocument/2006/relationships/customXml" Target="../customXml/item3.xml"/><Relationship Id="rId21" Type="http://schemas.openxmlformats.org/officeDocument/2006/relationships/hyperlink" Target="https://www.waukeshaengine.com/digital-solutions/myplant-power-generation/" TargetMode="Externa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5.png"/><Relationship Id="rId25" Type="http://schemas.microsoft.com/office/2020/10/relationships/intelligence" Target="intelligence2.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tyles" Target="styles.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image" Target="media/image2.png"/><Relationship Id="rId19" Type="http://schemas.openxmlformats.org/officeDocument/2006/relationships/hyperlink" Target="https://www.waukeshaengine.com/more-than-merely-monitoring/" TargetMode="External"/><Relationship Id="rId4" Type="http://schemas.openxmlformats.org/officeDocument/2006/relationships/numbering" Target="numbering.xml"/><Relationship Id="rId9" Type="http://schemas.openxmlformats.org/officeDocument/2006/relationships/hyperlink" Target="https://www.waukeshaengine.com/digital-solutions/" TargetMode="External"/><Relationship Id="rId14" Type="http://schemas.microsoft.com/office/2011/relationships/commentsExtended" Target="commentsExtended.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5800d30-4044-4849-804b-cac89b3dde70" xsi:nil="true"/>
    <lcf76f155ced4ddcb4097134ff3c332f xmlns="595feb1c-a895-4ae3-8907-4b225266ca68">
      <Terms xmlns="http://schemas.microsoft.com/office/infopath/2007/PartnerControls"/>
    </lcf76f155ced4ddcb4097134ff3c332f>
    <_Flow_SignoffStatus xmlns="595feb1c-a895-4ae3-8907-4b225266ca6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59C17D3D717E74E90EEFB40A9F477A5" ma:contentTypeVersion="24" ma:contentTypeDescription="Create a new document." ma:contentTypeScope="" ma:versionID="310328fce49fbdf5d250af173f09d018">
  <xsd:schema xmlns:xsd="http://www.w3.org/2001/XMLSchema" xmlns:xs="http://www.w3.org/2001/XMLSchema" xmlns:p="http://schemas.microsoft.com/office/2006/metadata/properties" xmlns:ns2="595feb1c-a895-4ae3-8907-4b225266ca68" xmlns:ns3="dd052b5d-75ab-41ce-80e8-318217245b4b" xmlns:ns4="55800d30-4044-4849-804b-cac89b3dde70" targetNamespace="http://schemas.microsoft.com/office/2006/metadata/properties" ma:root="true" ma:fieldsID="0b1252b6f18ab8acc039dea6bbb21dcd" ns2:_="" ns3:_="" ns4:_="">
    <xsd:import namespace="595feb1c-a895-4ae3-8907-4b225266ca68"/>
    <xsd:import namespace="dd052b5d-75ab-41ce-80e8-318217245b4b"/>
    <xsd:import namespace="55800d30-4044-4849-804b-cac89b3dde7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ServiceAutoKeyPoints" minOccurs="0"/>
                <xsd:element ref="ns2:MediaServiceKeyPoints" minOccurs="0"/>
                <xsd:element ref="ns3:SharedWithUsers" minOccurs="0"/>
                <xsd:element ref="ns3:SharedWithDetails" minOccurs="0"/>
                <xsd:element ref="ns2:MediaLengthInSeconds" minOccurs="0"/>
                <xsd:element ref="ns2:_Flow_SignoffStatu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5feb1c-a895-4ae3-8907-4b225266ca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5a0647fa-63c5-4f40-b5fc-56828763e62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052b5d-75ab-41ce-80e8-318217245b4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800d30-4044-4849-804b-cac89b3dde70"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e7b7e3ab-9fba-42a7-91a5-ab17bf4e0440}" ma:internalName="TaxCatchAll" ma:showField="CatchAllData" ma:web="dd052b5d-75ab-41ce-80e8-318217245b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043BA2-C3E1-4714-9A54-ECEC65469E73}">
  <ds:schemaRefs>
    <ds:schemaRef ds:uri="http://schemas.microsoft.com/sharepoint/v3/contenttype/forms"/>
  </ds:schemaRefs>
</ds:datastoreItem>
</file>

<file path=customXml/itemProps2.xml><?xml version="1.0" encoding="utf-8"?>
<ds:datastoreItem xmlns:ds="http://schemas.openxmlformats.org/officeDocument/2006/customXml" ds:itemID="{416618F6-2AAB-4417-8926-5F86CCDFFE85}">
  <ds:schemaRefs>
    <ds:schemaRef ds:uri="http://schemas.microsoft.com/office/2006/metadata/properties"/>
    <ds:schemaRef ds:uri="http://schemas.microsoft.com/office/infopath/2007/PartnerControls"/>
    <ds:schemaRef ds:uri="55800d30-4044-4849-804b-cac89b3dde70"/>
    <ds:schemaRef ds:uri="595feb1c-a895-4ae3-8907-4b225266ca68"/>
  </ds:schemaRefs>
</ds:datastoreItem>
</file>

<file path=customXml/itemProps3.xml><?xml version="1.0" encoding="utf-8"?>
<ds:datastoreItem xmlns:ds="http://schemas.openxmlformats.org/officeDocument/2006/customXml" ds:itemID="{5EEC385F-CD39-46C1-88DA-3BF5FEC343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5feb1c-a895-4ae3-8907-4b225266ca68"/>
    <ds:schemaRef ds:uri="dd052b5d-75ab-41ce-80e8-318217245b4b"/>
    <ds:schemaRef ds:uri="55800d30-4044-4849-804b-cac89b3dde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18a9cf9-7d6e-4339-926b-9931bc704ef7}" enabled="0" method="" siteId="{818a9cf9-7d6e-4339-926b-9931bc704ef7}"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1835</Words>
  <Characters>10465</Characters>
  <Application>Microsoft Office Word</Application>
  <DocSecurity>4</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Sarah (INNIO)</dc:creator>
  <cp:keywords/>
  <dc:description/>
  <cp:lastModifiedBy>Meehan, Sheila (INNIO)</cp:lastModifiedBy>
  <cp:revision>2</cp:revision>
  <dcterms:created xsi:type="dcterms:W3CDTF">2026-10-13T10:35:00Z</dcterms:created>
  <dcterms:modified xsi:type="dcterms:W3CDTF">2026-10-13T10:35:00Z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0x010100D59C17D3D717E74E90EEFB40A9F477A5</vt:lpwstr>
  </property>
  <property fmtid="{D5CDD505-2E9C-101B-9397-08002B2CF9AE}" pid="3" name="MediaServiceImageTags">
    <vt:lpwstr/>
  </property>
  <property fmtid="{D5CDD505-2E9C-101B-9397-08002B2CF9AE}" pid="4" name="docLang">
    <vt:lpwstr>en</vt:lpwstr>
  </property>
</Properties>
</file>